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2A93C" w14:textId="77777777" w:rsidR="003948CA" w:rsidRPr="003948CA" w:rsidRDefault="003948CA" w:rsidP="00414B40">
      <w:pPr>
        <w:jc w:val="both"/>
        <w:rPr>
          <w:sz w:val="28"/>
        </w:rPr>
      </w:pPr>
      <w:bookmarkStart w:id="0" w:name="_GoBack"/>
      <w:bookmarkEnd w:id="0"/>
      <w:r w:rsidRPr="003948CA">
        <w:rPr>
          <w:sz w:val="28"/>
        </w:rPr>
        <w:t>Empirical Seminar: Draft Paper</w:t>
      </w:r>
    </w:p>
    <w:p w14:paraId="30F35164" w14:textId="77777777" w:rsidR="0065572F" w:rsidRPr="00E539E0" w:rsidRDefault="0065572F" w:rsidP="00414B40">
      <w:pPr>
        <w:jc w:val="both"/>
        <w:rPr>
          <w:sz w:val="40"/>
        </w:rPr>
      </w:pPr>
      <w:r w:rsidRPr="00E539E0">
        <w:rPr>
          <w:sz w:val="40"/>
        </w:rPr>
        <w:t>Global Inequality, Linguistic Distance, and Diffusion</w:t>
      </w:r>
    </w:p>
    <w:p w14:paraId="01864711" w14:textId="77777777" w:rsidR="0065572F" w:rsidRDefault="0065572F" w:rsidP="00414B40">
      <w:pPr>
        <w:jc w:val="both"/>
      </w:pPr>
    </w:p>
    <w:p w14:paraId="17611392" w14:textId="77777777" w:rsidR="00E939D6" w:rsidRDefault="00E939D6" w:rsidP="00414B40">
      <w:pPr>
        <w:jc w:val="both"/>
      </w:pPr>
    </w:p>
    <w:p w14:paraId="02388AF5" w14:textId="77777777" w:rsidR="003948CA" w:rsidRDefault="0065572F" w:rsidP="00414B40">
      <w:pPr>
        <w:jc w:val="both"/>
      </w:pPr>
      <w:r>
        <w:t>Kyle Chan</w:t>
      </w:r>
    </w:p>
    <w:p w14:paraId="4E37797C" w14:textId="77777777" w:rsidR="003948CA" w:rsidRDefault="003948CA" w:rsidP="00414B40">
      <w:pPr>
        <w:jc w:val="both"/>
      </w:pPr>
    </w:p>
    <w:p w14:paraId="413C6D24" w14:textId="77777777" w:rsidR="003948CA" w:rsidRDefault="003948CA" w:rsidP="00414B40">
      <w:pPr>
        <w:jc w:val="both"/>
      </w:pPr>
      <w:r>
        <w:t>May 2</w:t>
      </w:r>
      <w:r w:rsidR="00C169C6">
        <w:t>5</w:t>
      </w:r>
      <w:r>
        <w:t>, 2016</w:t>
      </w:r>
    </w:p>
    <w:p w14:paraId="4633E421" w14:textId="77777777" w:rsidR="0065572F" w:rsidRDefault="0065572F" w:rsidP="00414B40">
      <w:pPr>
        <w:jc w:val="both"/>
      </w:pPr>
    </w:p>
    <w:p w14:paraId="4FC3AEF6" w14:textId="77777777" w:rsidR="004A27DD" w:rsidRDefault="00390779" w:rsidP="00390779">
      <w:pPr>
        <w:tabs>
          <w:tab w:val="left" w:pos="2820"/>
        </w:tabs>
        <w:jc w:val="both"/>
      </w:pPr>
      <w:r>
        <w:tab/>
      </w:r>
    </w:p>
    <w:p w14:paraId="211BFF91" w14:textId="77777777" w:rsidR="004A27DD" w:rsidRDefault="004A27DD" w:rsidP="00414B40">
      <w:pPr>
        <w:jc w:val="both"/>
      </w:pPr>
    </w:p>
    <w:p w14:paraId="4A281C3E" w14:textId="77777777" w:rsidR="00E939D6" w:rsidRDefault="00E939D6" w:rsidP="00414B40">
      <w:pPr>
        <w:jc w:val="both"/>
      </w:pPr>
    </w:p>
    <w:p w14:paraId="7FD043B2" w14:textId="77777777" w:rsidR="00905A53" w:rsidRPr="00A90A25" w:rsidRDefault="0065572F" w:rsidP="00414B40">
      <w:pPr>
        <w:jc w:val="both"/>
        <w:rPr>
          <w:b/>
        </w:rPr>
      </w:pPr>
      <w:r w:rsidRPr="00A90A25">
        <w:rPr>
          <w:b/>
        </w:rPr>
        <w:t>Abstract</w:t>
      </w:r>
    </w:p>
    <w:p w14:paraId="73C2074F" w14:textId="77777777" w:rsidR="001D3F92" w:rsidRDefault="001D3F92" w:rsidP="00414B40">
      <w:pPr>
        <w:jc w:val="both"/>
      </w:pPr>
    </w:p>
    <w:p w14:paraId="759F6771" w14:textId="77777777" w:rsidR="00E939D6" w:rsidRDefault="001D3F92" w:rsidP="00414B40">
      <w:pPr>
        <w:jc w:val="both"/>
      </w:pPr>
      <w:r>
        <w:t xml:space="preserve">Why does global inequality exist, and </w:t>
      </w:r>
      <w:r w:rsidR="00F22FC3">
        <w:t xml:space="preserve">what explains patterns of economic development around the world today? </w:t>
      </w:r>
      <w:r w:rsidR="00044F8C">
        <w:t xml:space="preserve">Prior research has shown strong relationships between supranational factors such as colonial legacy and geography on the one hand and </w:t>
      </w:r>
      <w:r w:rsidR="008F509D">
        <w:t xml:space="preserve">current </w:t>
      </w:r>
      <w:r w:rsidR="00044F8C">
        <w:t>levels of development on the other. This study examines the relationship between one such supranational factor—</w:t>
      </w:r>
      <w:r w:rsidR="00F37B88">
        <w:t>linguistic distance, as a proxy for cultural distance more generally</w:t>
      </w:r>
      <w:r w:rsidR="00044F8C">
        <w:t xml:space="preserve">—and patterns of economic growth over time in the latter half of the twentieth century. </w:t>
      </w:r>
      <w:r w:rsidR="008F509D">
        <w:t>After controlling for geography, income levels, and trade, linguistic distance</w:t>
      </w:r>
      <w:r w:rsidR="00F37B88">
        <w:t>s between countries</w:t>
      </w:r>
      <w:r w:rsidR="008F509D">
        <w:t xml:space="preserve"> is found to be significantly associated with similarities in patterns of economic growth. </w:t>
      </w:r>
      <w:r w:rsidR="00F37B88">
        <w:t xml:space="preserve">The transnational diffusion of ideas and practices—i.e., technology—is posited as a key mediating process: </w:t>
      </w:r>
      <w:r w:rsidR="00907546">
        <w:t>technology is more likely to spread between countries that are more linguistically—and culturally—proximate, leading to differing economic growth trajectories.</w:t>
      </w:r>
    </w:p>
    <w:p w14:paraId="7F506317" w14:textId="77777777" w:rsidR="00907546" w:rsidRDefault="00907546" w:rsidP="00414B40">
      <w:pPr>
        <w:jc w:val="both"/>
      </w:pPr>
    </w:p>
    <w:p w14:paraId="49F67219" w14:textId="77777777" w:rsidR="00907546" w:rsidRDefault="00907546" w:rsidP="00414B40">
      <w:pPr>
        <w:jc w:val="both"/>
      </w:pPr>
    </w:p>
    <w:p w14:paraId="0E8415F5" w14:textId="77777777" w:rsidR="00907546" w:rsidRDefault="00907546" w:rsidP="00414B40">
      <w:pPr>
        <w:jc w:val="both"/>
      </w:pPr>
    </w:p>
    <w:p w14:paraId="7C4B088E" w14:textId="77777777" w:rsidR="004A27DD" w:rsidRDefault="004A27DD" w:rsidP="00414B40">
      <w:pPr>
        <w:jc w:val="both"/>
      </w:pPr>
    </w:p>
    <w:p w14:paraId="65942466" w14:textId="77777777" w:rsidR="004A27DD" w:rsidRDefault="004A27DD" w:rsidP="00414B40">
      <w:pPr>
        <w:jc w:val="both"/>
        <w:sectPr w:rsidR="004A27DD" w:rsidSect="008942F2">
          <w:headerReference w:type="default" r:id="rId8"/>
          <w:pgSz w:w="12240" w:h="15840"/>
          <w:pgMar w:top="1440" w:right="1440" w:bottom="1440" w:left="1440" w:header="720" w:footer="720" w:gutter="0"/>
          <w:cols w:space="720"/>
          <w:titlePg/>
          <w:docGrid w:linePitch="360"/>
        </w:sectPr>
      </w:pPr>
    </w:p>
    <w:p w14:paraId="7F453DC9" w14:textId="77777777" w:rsidR="0009114B" w:rsidRDefault="0009114B" w:rsidP="00414B40">
      <w:pPr>
        <w:jc w:val="both"/>
      </w:pPr>
      <w:r>
        <w:lastRenderedPageBreak/>
        <w:t>Global income inequ</w:t>
      </w:r>
      <w:r w:rsidR="00F95E8B">
        <w:t>ality is massive and persistent</w:t>
      </w:r>
      <w:r w:rsidR="0065572F">
        <w:t xml:space="preserve">. </w:t>
      </w:r>
      <w:r w:rsidR="00113F53">
        <w:t xml:space="preserve">While global income inequality appears to have declined in recent decades, </w:t>
      </w:r>
      <w:r w:rsidR="0017538B">
        <w:t xml:space="preserve">this is primarily </w:t>
      </w:r>
      <w:r w:rsidR="0065572F">
        <w:t xml:space="preserve">due to </w:t>
      </w:r>
      <w:r w:rsidR="0017538B">
        <w:t>the economic rise of China</w:t>
      </w:r>
      <w:r w:rsidR="0065572F">
        <w:t xml:space="preserve"> </w:t>
      </w:r>
      <w:r w:rsidR="0065572F">
        <w:fldChar w:fldCharType="begin" w:fldLock="1"/>
      </w:r>
      <w:r w:rsidR="00DA7235">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"id" : "ITEM-2", "itemData" : { "author" : [ { "dropping-particle" : "", "family" : "Firebaugh", "given" : "Glenn", "non-dropping-particle" : "", "parse-names" : false, "suffix" : "" }, { "dropping-particle" : "", "family" : "Goesling", "given" : "Brian", "non-dropping-particle" : "", "parse-names" : false, "suffix" : "" } ], "id" : "ITEM-2", "issue" : "2", "issued" : { "date-parts" : [ [ "2004" ] ] }, "page" : "283-312", "title" : "Accounting for the Recent Decline in Income Inequality", "type" : "article-journal", "volume" : "110" }, "uris" : [ "http://www.mendeley.com/documents/?uuid=48ac8ebb-7a36-419b-8fc4-e64dd9f3b071" ] } ], "mendeley" : { "formattedCitation" : "(Firebaugh and Goesling 2004; Milanovic 2005)", "plainTextFormattedCitation" : "(Firebaugh and Goesling 2004; Milanovic 2005)", "previouslyFormattedCitation" : "(Firebaugh and Goesling 2004; Milanovic 2005)" }, "properties" : { "noteIndex" : 0 }, "schema" : "https://github.com/citation-style-language/schema/raw/master/csl-citation.json" }</w:instrText>
      </w:r>
      <w:r w:rsidR="0065572F">
        <w:fldChar w:fldCharType="separate"/>
      </w:r>
      <w:r w:rsidR="0065572F" w:rsidRPr="0065572F">
        <w:rPr>
          <w:noProof/>
        </w:rPr>
        <w:t>(Firebaugh and Goesling 2004; Milanovic 2005)</w:t>
      </w:r>
      <w:r w:rsidR="0065572F">
        <w:fldChar w:fldCharType="end"/>
      </w:r>
      <w:r w:rsidR="0017538B">
        <w:t xml:space="preserve">. </w:t>
      </w:r>
      <w:r w:rsidR="00DA7235">
        <w:t>Excluding</w:t>
      </w:r>
      <w:r w:rsidR="00C7272C">
        <w:t xml:space="preserve"> China</w:t>
      </w:r>
      <w:r w:rsidR="00DA7235">
        <w:t xml:space="preserve"> from the analysis</w:t>
      </w:r>
      <w:r w:rsidR="00C7272C">
        <w:t xml:space="preserve">, </w:t>
      </w:r>
      <w:r w:rsidR="00113F53">
        <w:t xml:space="preserve">the </w:t>
      </w:r>
      <w:r w:rsidR="00B03D55">
        <w:t xml:space="preserve">global population-weighted Gini coefficient remains above 0.52 and has </w:t>
      </w:r>
      <w:r w:rsidR="00F917C8">
        <w:t xml:space="preserve">in fact </w:t>
      </w:r>
      <w:r w:rsidR="00B03D55">
        <w:t>grown in recent decades</w:t>
      </w:r>
      <w:r w:rsidR="00DA7235">
        <w:t xml:space="preserve"> </w:t>
      </w:r>
      <w:r w:rsidR="00DA7235">
        <w:fldChar w:fldCharType="begin" w:fldLock="1"/>
      </w:r>
      <w:r w:rsidR="00632BC6">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"plainTextFormattedCitation" : "(Milanovic 2005)", "previouslyFormattedCitation" : "(Milanovic 2005)" }, "properties" : { "noteIndex" : 0 }, "schema" : "https://github.com/citation-style-language/schema/raw/master/csl-citation.json" }</w:instrText>
      </w:r>
      <w:r w:rsidR="00DA7235">
        <w:fldChar w:fldCharType="separate"/>
      </w:r>
      <w:r w:rsidR="00DA7235" w:rsidRPr="00DA7235">
        <w:rPr>
          <w:noProof/>
        </w:rPr>
        <w:t>(Milanovic 2005)</w:t>
      </w:r>
      <w:r w:rsidR="00DA7235">
        <w:fldChar w:fldCharType="end"/>
      </w:r>
      <w:r w:rsidR="00B03D55">
        <w:t xml:space="preserve">. </w:t>
      </w:r>
      <w:r w:rsidR="006B0C74">
        <w:t>W</w:t>
      </w:r>
      <w:r w:rsidR="002B53F6">
        <w:t xml:space="preserve">ithin-country inequality has recently become more salient </w:t>
      </w:r>
      <w:r w:rsidR="00846628">
        <w:t>in</w:t>
      </w:r>
      <w:r w:rsidR="002B53F6">
        <w:t xml:space="preserve"> national politics and in </w:t>
      </w:r>
      <w:r w:rsidR="00306DE0">
        <w:t xml:space="preserve">social science </w:t>
      </w:r>
      <w:r w:rsidR="002B53F6">
        <w:t xml:space="preserve">research, driven in no small part by the work of </w:t>
      </w:r>
      <w:r w:rsidR="00B46858">
        <w:t xml:space="preserve">Thomas </w:t>
      </w:r>
      <w:r w:rsidR="00306DE0">
        <w:fldChar w:fldCharType="begin" w:fldLock="1"/>
      </w:r>
      <w:r w:rsidR="00B46858">
        <w:instrText>ADDIN CSL_CITATION { "citationItems" : [ { "id" : "ITEM-1", "itemData" : { "author" : [ { "dropping-particle" : "", "family" : "Piketty", "given" : "Thomas", "non-dropping-particle" : "", "parse-names" : false, "suffix" : "" } ], "id" : "ITEM-1", "issued" : { "date-parts" : [ [ "2013" ] ] }, "publisher" : "Harvard University Press", "publisher-place" : "Cambridge, MA and London", "title" : "Capital in the Twenty-First Century", "type" : "book" }, "uris" : [ "http://www.mendeley.com/documents/?uuid=38e9e112-03d1-462c-b50d-4209645f2873" ] } ], "mendeley" : { "formattedCitation" : "(Piketty 2013)", "manualFormatting" : "Piketty (2013)", "plainTextFormattedCitation" : "(Piketty 2013)", "previouslyFormattedCitation" : "(Piketty 2013)" }, "properties" : { "noteIndex" : 0 }, "schema" : "https://github.com/citation-style-language/schema/raw/master/csl-citation.json" }</w:instrText>
      </w:r>
      <w:r w:rsidR="00306DE0">
        <w:fldChar w:fldCharType="separate"/>
      </w:r>
      <w:r w:rsidR="00306DE0" w:rsidRPr="00306DE0">
        <w:rPr>
          <w:noProof/>
        </w:rPr>
        <w:t xml:space="preserve">Piketty </w:t>
      </w:r>
      <w:r w:rsidR="00B46858">
        <w:rPr>
          <w:noProof/>
        </w:rPr>
        <w:t>(</w:t>
      </w:r>
      <w:r w:rsidR="00306DE0" w:rsidRPr="00306DE0">
        <w:rPr>
          <w:noProof/>
        </w:rPr>
        <w:t>2013)</w:t>
      </w:r>
      <w:r w:rsidR="00306DE0">
        <w:fldChar w:fldCharType="end"/>
      </w:r>
      <w:r w:rsidR="006B0C74">
        <w:t xml:space="preserve">. However, </w:t>
      </w:r>
      <w:r w:rsidR="00B46858">
        <w:t xml:space="preserve">between-country inequality remains the predominant driver behind global inequality </w:t>
      </w:r>
      <w:r w:rsidR="00B11261">
        <w:t xml:space="preserve">today </w:t>
      </w:r>
      <w:r w:rsidR="00F95E8B">
        <w:fldChar w:fldCharType="begin" w:fldLock="1"/>
      </w:r>
      <w:r w:rsidR="00FC09D0">
        <w:instrText>ADDIN CSL_CITATION { "citationItems" : [ { "id" : "ITEM-1", "itemData" : { "author" : [ { "dropping-particle" : "", "family" : "World Bank", "given" : "", "non-dropping-particle" : "", "parse-names" : false, "suffix" : "" } ], "id" : "ITEM-1", "issued" : { "date-parts" : [ [ "2005" ] ] }, "publisher" : "World Bank", "publisher-place" : "Washington, DC", "title" : "Economic Growth in the 1990s: Learning From a Decade of Reform", "type" : "book" }, "uris" : [ "http://www.mendeley.com/documents/?uuid=3bbed1c8-9c37-4277-b4b1-3789c8008303" ] }, { "id" : "ITEM-2", "itemData" : { "DOI" : "10.1257/00028280260344443", "ISBN" : "0002-8282", "ISSN" : "00028282", "PMID" : "17746758", "abstract" : "This paper investigates the distribution of well being among world citizens during the last two centuries. The estimates show that inequality of world distribution of income worsened from the beginning of the 19th century to World War II and after that seems to have stabilized or to have grown more slowly. In the early 19th century most inequality was due to differences within countries; later, it was due to differences between countries. Inequality in longevity, also increased during the 19th century, but then was reversed in the second half of the 20th century, perhaps mitigating the failure of income inequality to improve in the last decades.", "author" : [ { "dropping-particle" : "", "family" : "Bourguignon", "given" : "Fran\u00e7ois", "non-dropping-particle" : "", "parse-names" : false, "suffix" : "" }, { "dropping-particle" : "", "family" : "Morrisson", "given" : "Christian", "non-dropping-particle" : "", "parse-names" : false, "suffix" : "" } ], "container-title" : "American Economic Review", "id" : "ITEM-2", "issue" : "4", "issued" : { "date-parts" : [ [ "2002" ] ] }, "page" : "727-744", "title" : "Inequality among world citizens: 1820-1992", "type" : "article-journal", "volume" : "92" }, "uris" : [ "http://www.mendeley.com/documents/?uuid=6a3883b4-7745-419d-875d-1aa65f9310ba" ] }, { "id" : "ITEM-3", "itemData" : { "DOI" : "10.1126/science.1251875", "ISBN" : "1095-9203 (Electronic)\\r0036-8075 (Linking)", "ISSN" : "0036-8075", "PMID" : "24855260", "author" : [ { "dropping-particle" : "", "family" : "Ravallion", "given" : "Martin", "non-dropping-particle" : "", "parse-names" : false, "suffix" : "" } ], "id" : "ITEM-3", "issued" : { "date-parts" : [ [ "2014" ] ] }, "page" : "851-855", "title" : "Income inequality in the developing world", "type" : "article-journal", "volume" : "851" }, "uris" : [ "http://www.mendeley.com/documents/?uuid=5149c30f-cb8a-41cb-b5f0-091fed8d7751" ] } ], "mendeley" : { "formattedCitation" : "(Bourguignon and Morrisson 2002; Ravallion 2014; World Bank 2005)", "plainTextFormattedCitation" : "(Bourguignon and Morrisson 2002; Ravallion 2014; World Bank 2005)", "previouslyFormattedCitation" : "(Bourguignon and Morrisson 2002; Ravallion 2014; World Bank 2005)" }, "properties" : { "noteIndex" : 0 }, "schema" : "https://github.com/citation-style-language/schema/raw/master/csl-citation.json" }</w:instrText>
      </w:r>
      <w:r w:rsidR="00F95E8B">
        <w:fldChar w:fldCharType="separate"/>
      </w:r>
      <w:r w:rsidR="00F95E8B" w:rsidRPr="00F95E8B">
        <w:rPr>
          <w:noProof/>
        </w:rPr>
        <w:t>(Bourguignon and Morrisson 2002; Ravallion 2014; World Bank 2005)</w:t>
      </w:r>
      <w:r w:rsidR="00F95E8B">
        <w:fldChar w:fldCharType="end"/>
      </w:r>
      <w:r w:rsidR="006B0C74">
        <w:t xml:space="preserve"> and </w:t>
      </w:r>
      <w:r w:rsidR="006B0C74">
        <w:lastRenderedPageBreak/>
        <w:t>deserves further investigation</w:t>
      </w:r>
      <w:r w:rsidR="00266754">
        <w:t xml:space="preserve"> alongside within-country inequality</w:t>
      </w:r>
      <w:r w:rsidR="006B0C74">
        <w:t>.</w:t>
      </w:r>
    </w:p>
    <w:p w14:paraId="1E6034F8" w14:textId="77777777" w:rsidR="00D01689" w:rsidRDefault="001C1BA4" w:rsidP="004A27DD">
      <w:pPr>
        <w:ind w:firstLine="360"/>
        <w:jc w:val="both"/>
      </w:pPr>
      <w:r>
        <w:t>What explains global income inequality across countries?</w:t>
      </w:r>
      <w:r w:rsidR="001640F5">
        <w:t xml:space="preserve"> </w:t>
      </w:r>
      <w:r w:rsidR="002C2306">
        <w:t xml:space="preserve">Many conventional approaches to </w:t>
      </w:r>
      <w:r w:rsidR="004A27DD">
        <w:t>the study of</w:t>
      </w:r>
      <w:r w:rsidR="002C2306">
        <w:t xml:space="preserve"> </w:t>
      </w:r>
      <w:ins w:id="1" w:author="Dalton Conley" w:date="2016-06-08T10:47:00Z">
        <w:r w:rsidR="00390779">
          <w:t xml:space="preserve">economic </w:t>
        </w:r>
      </w:ins>
      <w:r w:rsidR="002C2306">
        <w:t>development emphasize the characteristics of individual countries. Most prominently, t</w:t>
      </w:r>
      <w:r w:rsidR="001640F5">
        <w:t xml:space="preserve">he Solow growth model, </w:t>
      </w:r>
      <w:r w:rsidR="00FC09D0">
        <w:t>named after</w:t>
      </w:r>
      <w:r w:rsidR="00F827BE">
        <w:t xml:space="preserve"> </w:t>
      </w:r>
      <w:r w:rsidR="00414B40">
        <w:t xml:space="preserve">its inventor </w:t>
      </w:r>
      <w:r w:rsidR="00FC09D0">
        <w:t xml:space="preserve">Robert Solow </w:t>
      </w:r>
      <w:r w:rsidR="00FC09D0">
        <w:fldChar w:fldCharType="begin" w:fldLock="1"/>
      </w:r>
      <w:r w:rsidR="00F827BE">
        <w:instrText>ADDIN CSL_CITATION { "citationItems" : [ { "id" : "ITEM-1", "itemData" : { "DOI" : "10.2307/1884513", "ISBN" : "0033-5533", "ISSN" : "0033-5533", "abstract" : "Page 1. A CONTRIBUTION TO THE THEORY OF ECONOMIC GROWTH By ROBERT M. SOLOW I. Introduction, 65. \u2014 II. A model of long-run growth , 66. \u2014 III. Possible growth patterns, 68. \u2014 IV. Examples, 73. \u2014 V. Behavior of interest and wage rates, 78. \u2014 VI. Extensions, 85. ...", "author" : [ { "dropping-particle" : "", "family" : "Solow", "given" : "R. M.", "non-dropping-particle" : "", "parse-names" : false, "suffix" : "" } ], "container-title" : "The Quarterly Journal of Economics", "id" : "ITEM-1", "issue" : "1", "issued" : { "date-parts" : [ [ "1956" ] ] }, "page" : "65-94", "title" : "A Contribution to the Theory of Economic Growth", "type" : "article-journal", "volume" : "70" }, "uris" : [ "http://www.mendeley.com/documents/?uuid=f0a03708-daa5-40b7-8ca4-7098bca13416" ] } ], "mendeley" : { "formattedCitation" : "(Solow 1956)", "manualFormatting" : "(1956)", "plainTextFormattedCitation" : "(Solow 1956)", "previouslyFormattedCitation" : "(Solow 1956)" }, "properties" : { "noteIndex" : 0 }, "schema" : "https://github.com/citation-style-language/schema/raw/master/csl-citation.json" }</w:instrText>
      </w:r>
      <w:r w:rsidR="00FC09D0">
        <w:fldChar w:fldCharType="separate"/>
      </w:r>
      <w:r w:rsidR="00F827BE">
        <w:rPr>
          <w:noProof/>
        </w:rPr>
        <w:t>(</w:t>
      </w:r>
      <w:r w:rsidR="00FC09D0" w:rsidRPr="00FC09D0">
        <w:rPr>
          <w:noProof/>
        </w:rPr>
        <w:t>1956)</w:t>
      </w:r>
      <w:r w:rsidR="00FC09D0">
        <w:fldChar w:fldCharType="end"/>
      </w:r>
      <w:r w:rsidR="00F827BE">
        <w:t xml:space="preserve"> </w:t>
      </w:r>
      <w:r w:rsidR="00FC09D0">
        <w:t xml:space="preserve">and </w:t>
      </w:r>
      <w:r w:rsidR="001640F5">
        <w:t xml:space="preserve">known </w:t>
      </w:r>
      <w:r w:rsidR="00FC09D0">
        <w:t xml:space="preserve">within economics </w:t>
      </w:r>
      <w:r w:rsidR="001640F5">
        <w:t xml:space="preserve">as the neoclassical growth model, has long dominated </w:t>
      </w:r>
      <w:r w:rsidR="004A27DD">
        <w:t xml:space="preserve">work on </w:t>
      </w:r>
      <w:r w:rsidR="00302481">
        <w:t xml:space="preserve">economic </w:t>
      </w:r>
      <w:r w:rsidR="001640F5">
        <w:t xml:space="preserve">development among researchers and policymakers. </w:t>
      </w:r>
      <w:r w:rsidR="00B03A10">
        <w:t xml:space="preserve">While the Solow </w:t>
      </w:r>
      <w:r w:rsidR="002C2306">
        <w:t xml:space="preserve">growth </w:t>
      </w:r>
      <w:r w:rsidR="00B03A10">
        <w:t>model makes no explicit assumptions about the nature of inter-country relationships, it</w:t>
      </w:r>
      <w:r w:rsidR="00D01689">
        <w:t>s</w:t>
      </w:r>
      <w:r w:rsidR="00B03A10">
        <w:t xml:space="preserve"> </w:t>
      </w:r>
      <w:r w:rsidR="00414B40">
        <w:t xml:space="preserve">design tends to emphasize </w:t>
      </w:r>
      <w:r w:rsidR="00B03A10">
        <w:t>individual country characteristics such as</w:t>
      </w:r>
      <w:r w:rsidR="00414B40">
        <w:t xml:space="preserve"> national</w:t>
      </w:r>
      <w:r w:rsidR="00B03A10">
        <w:t xml:space="preserve"> labor supply, </w:t>
      </w:r>
      <w:r w:rsidR="00B03A10">
        <w:lastRenderedPageBreak/>
        <w:t xml:space="preserve">capital stock, and </w:t>
      </w:r>
      <w:ins w:id="2" w:author="Dalton Conley" w:date="2016-06-08T10:47:00Z">
        <w:r w:rsidR="00390779">
          <w:t xml:space="preserve">extant </w:t>
        </w:r>
      </w:ins>
      <w:r w:rsidR="00B03A10">
        <w:t>l</w:t>
      </w:r>
      <w:r w:rsidR="00D01689">
        <w:t>evel of technological progress.</w:t>
      </w:r>
    </w:p>
    <w:p w14:paraId="6BDCC5C3" w14:textId="77777777" w:rsidR="002616A2" w:rsidRDefault="000C42E7" w:rsidP="00DA482F">
      <w:pPr>
        <w:ind w:firstLine="360"/>
        <w:jc w:val="both"/>
      </w:pPr>
      <w:r>
        <w:t>In contrast</w:t>
      </w:r>
      <w:r w:rsidR="002C2306">
        <w:t xml:space="preserve"> to this approach</w:t>
      </w:r>
      <w:r>
        <w:t xml:space="preserve">, </w:t>
      </w:r>
      <w:r w:rsidR="002C2306">
        <w:t xml:space="preserve">this paper joins a broader shift in research focus </w:t>
      </w:r>
      <w:r w:rsidR="00367207">
        <w:t>with</w:t>
      </w:r>
      <w:r w:rsidR="002C2306">
        <w:t xml:space="preserve">in sociology and the social sciences </w:t>
      </w:r>
      <w:r w:rsidR="00DA482F">
        <w:t xml:space="preserve">away </w:t>
      </w:r>
      <w:r w:rsidR="002C2306">
        <w:t>from the characteristics of individual countries and toward an examination of supranational factors and their effects on relationships among countries.</w:t>
      </w:r>
      <w:r w:rsidR="00414B40">
        <w:t xml:space="preserve"> </w:t>
      </w:r>
      <w:r w:rsidR="005C295E">
        <w:t xml:space="preserve">Dependency theory and world-systems theory, </w:t>
      </w:r>
      <w:r w:rsidR="00907546">
        <w:rPr>
          <w:noProof/>
        </w:rPr>
        <mc:AlternateContent>
          <mc:Choice Requires="wpg">
            <w:drawing>
              <wp:anchor distT="457200" distB="457200" distL="114300" distR="114300" simplePos="0" relativeHeight="251593728" behindDoc="0" locked="0" layoutInCell="1" allowOverlap="1" wp14:anchorId="36F8D5CA" wp14:editId="032E79C8">
                <wp:simplePos x="0" y="0"/>
                <wp:positionH relativeFrom="margin">
                  <wp:align>center</wp:align>
                </wp:positionH>
                <wp:positionV relativeFrom="margin">
                  <wp:posOffset>-635</wp:posOffset>
                </wp:positionV>
                <wp:extent cx="4023360" cy="3154680"/>
                <wp:effectExtent l="0" t="0" r="0" b="7620"/>
                <wp:wrapTopAndBottom/>
                <wp:docPr id="3101" name="Group 3101"/>
                <wp:cNvGraphicFramePr/>
                <a:graphic xmlns:a="http://schemas.openxmlformats.org/drawingml/2006/main">
                  <a:graphicData uri="http://schemas.microsoft.com/office/word/2010/wordprocessingGroup">
                    <wpg:wgp>
                      <wpg:cNvGrpSpPr/>
                      <wpg:grpSpPr>
                        <a:xfrm>
                          <a:off x="0" y="0"/>
                          <a:ext cx="4023360" cy="3154680"/>
                          <a:chOff x="0" y="0"/>
                          <a:chExt cx="4024559" cy="3154963"/>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 r="595" b="6109"/>
                          <a:stretch/>
                        </pic:blipFill>
                        <pic:spPr bwMode="auto">
                          <a:xfrm>
                            <a:off x="0" y="0"/>
                            <a:ext cx="4006850" cy="2599690"/>
                          </a:xfrm>
                          <a:prstGeom prst="rect">
                            <a:avLst/>
                          </a:prstGeom>
                          <a:ln>
                            <a:noFill/>
                          </a:ln>
                          <a:extLst>
                            <a:ext uri="{53640926-AAD7-44D8-BBD7-CCE9431645EC}">
                              <a14:shadowObscured xmlns:a14="http://schemas.microsoft.com/office/drawing/2010/main"/>
                            </a:ext>
                          </a:extLst>
                        </pic:spPr>
                      </pic:pic>
                      <wps:wsp>
                        <wps:cNvPr id="15" name="Rectangle 15"/>
                        <wps:cNvSpPr/>
                        <wps:spPr>
                          <a:xfrm>
                            <a:off x="5644" y="2771423"/>
                            <a:ext cx="4018915" cy="3835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662963" w14:textId="77777777" w:rsidR="00533294" w:rsidRPr="00BA33ED" w:rsidRDefault="00533294"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7AF0BF6" id="Group 3101" o:spid="_x0000_s1026" style="position:absolute;left:0;text-align:left;margin-left:0;margin-top:-.05pt;width:316.8pt;height:248.4pt;z-index:251593728;mso-wrap-distance-top:36pt;mso-wrap-distance-bottom:36pt;mso-position-horizontal:center;mso-position-horizontal-relative:margin;mso-position-vertical-relative:margin;mso-width-relative:margin" coordsize="40245,31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068;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">
                  <v:imagedata r:id="rId10" o:title="" cropbottom="4004f" cropleft="1f" cropright="390f"/>
                  <v:path arrowok="t"/>
                </v:shape>
                <v:rect id="Rectangle 15" o:spid="_x0000_s1028" style="position:absolute;left:56;top:27714;width:40189;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" filled="f" stroked="f" strokeweight="1pt">
                  <v:textbox inset="0,0,0,0">
                    <w:txbxContent>
                      <w:p w:rsidR="00533294" w:rsidRPr="00BA33ED" w:rsidRDefault="00533294" w:rsidP="009B2772">
                        <w:pPr>
                          <w:jc w:val="both"/>
                          <w:rPr>
                            <w:color w:val="000000" w:themeColor="text1"/>
                          </w:rPr>
                        </w:pPr>
                        <w:r w:rsidRPr="00BA33ED">
                          <w:rPr>
                            <w:b/>
                            <w:color w:val="000000" w:themeColor="text1"/>
                          </w:rPr>
                          <w:t>Figure 1</w:t>
                        </w:r>
                        <w:r w:rsidRPr="00BA33ED">
                          <w:rPr>
                            <w:color w:val="000000" w:themeColor="text1"/>
                          </w:rPr>
                          <w:t xml:space="preserve">.  Population-weighted Gini coefficients over time with and without China and India. Directly from </w:t>
                        </w:r>
                        <w:r w:rsidRPr="00BA33ED">
                          <w:rPr>
                            <w:color w:val="000000" w:themeColor="text1"/>
                          </w:rPr>
                          <w:fldChar w:fldCharType="begin" w:fldLock="1"/>
                        </w:r>
                        <w:r w:rsidRPr="00BA33ED">
                          <w:rPr>
                            <w:color w:val="000000" w:themeColor="text1"/>
                          </w:rPr>
                          <w:instrText>ADDIN CSL_CITATION { "citationItems" : [ { "id" : "ITEM-1", "itemData" : { "author" : [ { "dropping-particle" : "", "family" : "Milanovic", "given" : "Branko", "non-dropping-particle" : "", "parse-names" : false, "suffix" : "" } ], "id" : "ITEM-1", "issued" : { "date-parts" : [ [ "2005" ] ] }, "publisher" : "Princeton University Press", "publisher-place" : "Princeton and Oxford", "title" : "World Apart: Measuring International and Global Inequality", "type" : "book" }, "uris" : [ "http://www.mendeley.com/documents/?uuid=18c88863-5851-4926-a990-0b8b7c902128" ] } ], "mendeley" : { "formattedCitation" : "(Milanovic 2005)", "manualFormatting" : "Milanovic (2005)", "plainTextFormattedCitation" : "(Milanovic 2005)", "previouslyFormattedCitation" : "(Milanovic 2005)" }, "properties" : { "noteIndex" : 0 }, "schema" : "https://github.com/citation-style-language/schema/raw/master/csl-citation.json" }</w:instrText>
                        </w:r>
                        <w:r w:rsidRPr="00BA33ED">
                          <w:rPr>
                            <w:color w:val="000000" w:themeColor="text1"/>
                          </w:rPr>
                          <w:fldChar w:fldCharType="separate"/>
                        </w:r>
                        <w:r w:rsidRPr="00BA33ED">
                          <w:rPr>
                            <w:noProof/>
                            <w:color w:val="000000" w:themeColor="text1"/>
                          </w:rPr>
                          <w:t>Milanovic (2005)</w:t>
                        </w:r>
                        <w:r w:rsidRPr="00BA33ED">
                          <w:rPr>
                            <w:color w:val="000000" w:themeColor="text1"/>
                          </w:rPr>
                          <w:fldChar w:fldCharType="end"/>
                        </w:r>
                        <w:r w:rsidRPr="00BA33ED">
                          <w:rPr>
                            <w:color w:val="000000" w:themeColor="text1"/>
                          </w:rPr>
                          <w:t>.</w:t>
                        </w:r>
                      </w:p>
                    </w:txbxContent>
                  </v:textbox>
                </v:rect>
                <w10:wrap type="topAndBottom" anchorx="margin" anchory="margin"/>
              </v:group>
            </w:pict>
          </mc:Fallback>
        </mc:AlternateContent>
      </w:r>
      <w:r w:rsidR="005C295E">
        <w:t xml:space="preserve">as pioneered by </w:t>
      </w:r>
      <w:r w:rsidR="002616A2">
        <w:fldChar w:fldCharType="begin" w:fldLock="1"/>
      </w:r>
      <w:r w:rsidR="002616A2">
        <w:instrText>ADDIN CSL_CITATION { "citationItems" : [ { "id" : "ITEM-1", "itemData" : { "ISBN" : "0-520-26757-5 978-0-520-26757-2 978-0-520-94857-0 0-520-94857-2", "PMID" : "9683781", "author" : [ { "dropping-particle" : "", "family" : "Wallerstein", "given" : "Immanuel", "non-dropping-particle" : "", "parse-names" : false, "suffix" : "" } ], "id" : "ITEM-1", "issued" : { "date-parts" : [ [ "1974" ] ] }, "publisher" : "Academic Press", "publisher-place" : "New York and London", "title" : "The Modern World-System I: Capitalist Agriculture and the Origins of the European World-Economy in the Sixteenth Century", "type" : "book" }, "uris" : [ "http://www.mendeley.com/documents/?uuid=74cfd096-e272-430c-9a19-3675a70a17cd" ] } ], "mendeley" : { "formattedCitation" : "(Wallerstein 1974)", "manualFormatting" : "Wallerstein (1974)", "plainTextFormattedCitation" : "(Wallerstein 1974)", "previouslyFormattedCitation" : "(Wallerstein 1974)" }, "properties" : { "noteIndex" : 0 }, "schema" : "https://github.com/citation-style-language/schema/raw/master/csl-citation.json" }</w:instrText>
      </w:r>
      <w:r w:rsidR="002616A2">
        <w:fldChar w:fldCharType="separate"/>
      </w:r>
      <w:r w:rsidR="002616A2" w:rsidRPr="002616A2">
        <w:rPr>
          <w:noProof/>
        </w:rPr>
        <w:t xml:space="preserve">Wallerstein </w:t>
      </w:r>
      <w:r w:rsidR="002616A2">
        <w:rPr>
          <w:noProof/>
        </w:rPr>
        <w:t>(</w:t>
      </w:r>
      <w:r w:rsidR="002616A2" w:rsidRPr="002616A2">
        <w:rPr>
          <w:noProof/>
        </w:rPr>
        <w:t>1974)</w:t>
      </w:r>
      <w:r w:rsidR="002616A2">
        <w:fldChar w:fldCharType="end"/>
      </w:r>
      <w:r w:rsidR="002616A2">
        <w:t xml:space="preserve"> and others, utilizes a Marxist framework to understand a persistent </w:t>
      </w:r>
      <w:r w:rsidR="00905A53">
        <w:t xml:space="preserve">power </w:t>
      </w:r>
      <w:r w:rsidR="002616A2">
        <w:t xml:space="preserve">relationship between so-called “core” and “periphery” countries. </w:t>
      </w:r>
      <w:r w:rsidR="00241602">
        <w:t xml:space="preserve">World-polity theory, as developed by </w:t>
      </w:r>
      <w:commentRangeStart w:id="3"/>
      <w:commentRangeStart w:id="4"/>
      <w:del w:id="5" w:author="Dalton Conley" w:date="2016-06-08T10:48:00Z">
        <w:r w:rsidR="00241602" w:rsidDel="009D6802">
          <w:delText xml:space="preserve">John </w:delText>
        </w:r>
      </w:del>
      <w:r w:rsidR="00241602">
        <w:t>Meyer</w:t>
      </w:r>
      <w:commentRangeEnd w:id="3"/>
      <w:r w:rsidR="009D6802">
        <w:rPr>
          <w:rStyle w:val="CommentReference"/>
        </w:rPr>
        <w:commentReference w:id="3"/>
      </w:r>
      <w:commentRangeEnd w:id="4"/>
      <w:r w:rsidR="009D6802">
        <w:rPr>
          <w:rStyle w:val="CommentReference"/>
        </w:rPr>
        <w:commentReference w:id="4"/>
      </w:r>
      <w:r w:rsidR="00241602">
        <w:t xml:space="preserve"> and others </w:t>
      </w:r>
      <w:r w:rsidR="00241602">
        <w:fldChar w:fldCharType="begin" w:fldLock="1"/>
      </w:r>
      <w:r w:rsidR="00112A31">
        <w:instrText>ADDIN CSL_CITATION { "citationItems" : [ { "id" : "ITEM-1", "itemData" : { "DOI" : "10.1086/231174", "ISBN" : "00029602", "ISSN" : "0002-9602", "abstract" : "The authors analyze the nation\u2010state as a worldwide institution constructed by worldwide cultural and associational processes, developing four main topics: (1) properties of nation\u2010states that result from their exogenously driven construction, including isomorphism, decoupling, and expansive structuration; (2) processes by which rationalistic world culture affects national states; (3) characteristics of world society that enhance the impact of world culture on national states and societies, including conditions favoring the diffusion of world models, expansion of world\u2010level associations, and rationalized scientific and professional authority; (4) dynamic features of world culture and society that generate expansion, conflict, and change, especially the statelessness of world society, legitimation of multiple levels of rationalized actors, and internal inconsistencies and contradictions.", "author" : [ { "dropping-particle" : "", "family" : "Meyer", "given" : "John W.", "non-dropping-particle" : "", "parse-names" : false, "suffix" : "" }, { "dropping-particle" : "", "family" : "Boli", "given" : "John", "non-dropping-particle" : "", "parse-names" : false, "suffix" : "" }, { "dropping-particle" : "", "family" : "Thomas", "given" : "George M.", "non-dropping-particle" : "", "parse-names" : false, "suffix" : "" }, { "dropping-particle" : "", "family" : "Ramirez", "given" : "Francisco O.", "non-dropping-particle" : "", "parse-names" : false, "suffix" : "" } ], "container-title" : "American Journal of Sociology", "id" : "ITEM-1", "issue" : "1", "issued" : { "date-parts" : [ [ "1997" ] ] }, "page" : "144-181", "title" : "World Society and the Nation-State", "type" : "article-journal", "volume" : "103" }, "uris" : [ "http://www.mendeley.com/documents/?uuid=9caf4b99-6502-45cb-9a1f-455d2e7ced44" ] }, { "id" : "ITEM-2", "itemData" : { "author" : [ { "dropping-particle" : "", "family" : "Meyer", "given" : "John W.", "non-dropping-particle" : "", "parse-names" : false, "suffix" : "" } ], "container-title" : "Studies of the Modern World-System", "editor" : [ { "dropping-particle" : "", "family" : "Bergesen", "given" : "Albert", "non-dropping-particle" : "", "parse-names" : false, "suffix" : "" } ], "id" : "ITEM-2", "issued" : { "date-parts" : [ [ "1980" ] ] }, "page" : "109-37", "publisher" : "Academic Press", "publisher-place" : "New York", "title" : "The World Polity and the Authority of the Nation-Sate", "type" : "chapter" }, "uris" : [ "http://www.mendeley.com/documents/?uuid=ab2877e5-72cf-4ca2-b7ab-1785d4ad6d37" ] }, { "id" : "ITEM-3", "itemData" : { "DOI" : "10.1146/annurev.so.01.080175.001255", "ISBN" : "03600572", "ISSN" : "0360-0572", "abstract" : "John W. , John Boli-Bennett, and Christopher Chase-Dunn1 Department of Sociology, Stanford University, Stanford, California 94305 INTRODUCTION After War II there arose the intellectual question of whether or not the two blocs of developed , and the", "author" : [ { "dropping-particle" : "", "family" : "Meyer", "given" : "John W", "non-dropping-particle" : "", "parse-names" : false, "suffix" : "" }, { "dropping-particle" : "", "family" : "Boli-Bennett", "given" : "John", "non-dropping-particle" : "", "parse-names" : false, "suffix" : "" }, { "dropping-particle" : "", "family" : "Chase-Dunn", "given" : "Christopher", "non-dropping-particle" : "", "parse-names" : false, "suffix" : "" } ], "container-title" : "Annual Review of Sociology", "id" : "ITEM-3", "issue" : "1", "issued" : { "date-parts" : [ [ "1975" ] ] }, "page" : "223-246", "title" : "Convergence and Divergence in Development", "type" : "article-journal", "volume" : "1" }, "uris" : [ "http://www.mendeley.com/documents/?uuid=02a81981-c104-44d8-bc0f-0258518485fe" ] } ], "mendeley" : { "formattedCitation" : "(Meyer 1980; Meyer et al. 1997; Meyer, Boli-Bennett, and Chase-Dunn 1975)", "plainTextFormattedCitation" : "(Meyer 1980; Meyer et al. 1997; Meyer, Boli-Bennett, and Chase-Dunn 1975)", "previouslyFormattedCitation" : "(Meyer 1980; Meyer et al. 1997; Meyer, Boli-Bennett, and Chase-Dunn 1975)" }, "properties" : { "noteIndex" : 0 }, "schema" : "https://github.com/citation-style-language/schema/raw/master/csl-citation.json" }</w:instrText>
      </w:r>
      <w:r w:rsidR="00241602">
        <w:fldChar w:fldCharType="separate"/>
      </w:r>
      <w:r w:rsidR="00112A31" w:rsidRPr="00112A31">
        <w:rPr>
          <w:noProof/>
        </w:rPr>
        <w:t>(Meyer 1980; Meyer et al. 1997; Meyer, Boli-Bennett, and Chase-Dunn 1975)</w:t>
      </w:r>
      <w:r w:rsidR="00241602">
        <w:fldChar w:fldCharType="end"/>
      </w:r>
      <w:r w:rsidR="00241602">
        <w:t xml:space="preserve">, builds on a Weberian </w:t>
      </w:r>
      <w:r w:rsidR="0020663E">
        <w:t xml:space="preserve">and new institutionalist emphasis on culture to explain the spread of certain institutional forms around the world. </w:t>
      </w:r>
      <w:r w:rsidR="00944798">
        <w:t>The enduring effects of colonial</w:t>
      </w:r>
      <w:r w:rsidR="002930E4">
        <w:t xml:space="preserve"> legacy on contemporary patterns of development</w:t>
      </w:r>
      <w:r w:rsidR="00944798">
        <w:t xml:space="preserve"> has become the focus of a rapidly growing body of </w:t>
      </w:r>
      <w:r w:rsidR="00367207">
        <w:t xml:space="preserve">quantitative </w:t>
      </w:r>
      <w:r w:rsidR="00944798">
        <w:t xml:space="preserve">research that has identified </w:t>
      </w:r>
      <w:r w:rsidR="002930E4">
        <w:t xml:space="preserve">important differences in colonizer identity, colonial regime structures, and settlement patterns </w:t>
      </w:r>
      <w:r w:rsidR="002930E4">
        <w:fldChar w:fldCharType="begin" w:fldLock="1"/>
      </w:r>
      <w:r w:rsidR="00112A31">
        <w:instrText>ADDIN CSL_CITATION { "citationItems" : [ { "id" : "ITEM-1", "itemData" : { "author" : [ { "dropping-particle" : "", "family" : "Lange", "given" : "Matthew", "non-dropping-particle" : "", "parse-names" : false, "suffix" : "" }, { "dropping-particle" : "", "family" : "Mahoney", "given" : "James", "non-dropping-particle" : "", "parse-names" : false, "suffix" : "" }, { "dropping-particle" : "Vom", "family" : "Hau", "given" : "M", "non-dropping-particle" : "", "parse-names" : false, "suffix" : "" } ], "container-title" : "American Journal of Sociology", "id" : "ITEM-1", "issue" : "5", "issued" : { "date-parts" : [ [ "2006" ] ] }, "page" : "1412-1462", "title" : "Colonialism and Development: A Comparative Analysis of Spanish and British Colonies", "type" : "article-journal", "volume" : "111" }, "uris" : [ "http://www.mendeley.com/documents/?uuid=f379ef91-9622-4c42-baa0-a740caed5136" ] }, { "id" : "ITEM-2", "itemData" : { "DOI" : "10.1016/j.worlddev.2003.12.001", "ISSN" : "0305750X", "abstract" : "This paper investigates the developmental legacies of British colonial rule. It draws on insight from qualitative case studies, which show that direct and indirect rule institutionalized very different states and thereby differentially affected postcolonial political development. The study proposes that these qualitative findings might provide insight into mechanisms underlying past statistical work on colonial state legacies. Using a variable measuring the extent to which 33 former British colonies were ruled through indirect legal-administrative institutions, the analysis finds that the extent of indirect colonial rule is strongly and negatively related to several different indicators of postcolonial political development while controlling for other factors. It therefore provides evidence that the present levels of political development among former British colonies have historical roots and have been shaped by the extent to which they were ruled either directly or indirectly during the colonial period.", "author" : [ { "dropping-particle" : "", "family" : "Lange", "given" : "Matthew K.", "non-dropping-particle" : "", "parse-names" : false, "suffix" : "" } ], "container-title" : "World Development", "id" : "ITEM-2", "issue" : "6", "issued" : { "date-parts" : [ [ "2004", "6" ] ] }, "page" : "905-922", "title" : "British Colonial Legacies and Political Development", "type" : "article-journal", "volume" : "32" }, "uris" : [ "http://www.mendeley.com/documents/?uuid=a834bb06-d7f6-496b-9561-9a25a0d0b469" ] }, { "id" : "ITEM-3", "itemData" : { "DOI" : "10.1257/aer.91.5.1369", "ISBN" : "00028282", "ISSN" : "0002-8282", "PMID" : "17746758", "abstract" : "We exploit differences in European mortality rates to estimate the effect of institu- tions on economic performance. Europeans adopted very different colonization policies in different colonies, with different associated institutions. In places where Europeans faced high mortality rates, they could not settle and were more likely to set up extractive institutions. These institutions persisted to the present. Exploiting differences in European mortality rates as an instrument for current institutions, we estimate large effects of institutions on income per capita. Once the effect of institutions is controlledfor, countries in Africa or those closer to the equator do not have lower incomes",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American Economic Review", "id" : "ITEM-3", "issue" : "5", "issued" : { "date-parts" : [ [ "2001" ] ] }, "page" : "1369-1401", "title" : "The Colonial Origins of Comparative Development : An Empirical Investigation", "type" : "article-journal", "volume" : "91" }, "uris" : [ "http://www.mendeley.com/documents/?uuid=7e528f69-a931-4d26-9a47-471548a49f96" ] }, { "id" : "ITEM-4", "itemData" : { "author" : [ { "dropping-particle" : "", "family" : "Acemoglu", "given" : "Daron", "non-dropping-particle" : "", "parse-names" : false, "suffix" : "" }, { "dropping-particle" : "", "family" : "Johnson", "given" : "Simon", "non-dropping-particle" : "", "parse-names" : false, "suffix" : "" }, { "dropping-particle" : "", "family" : "Robinson", "given" : "James A.", "non-dropping-particle" : "", "parse-names" : false, "suffix" : "" } ], "container-title" : "The Quarterly Journal of Economics", "id" : "ITEM-4", "issue" : "4", "issued" : { "date-parts" : [ [ "2002" ] ] }, "page" : "1231-1294", "title" : "Reversal of Fortune: Geography and Institutions in the Making of the Modern World Income Distribution", "type" : "article-journal", "volume" : "117" }, "uris" : [ "http://www.mendeley.com/documents/?uuid=3fd122e3-7536-4ed1-8d7c-387f605b6977" ] } ], "mendeley" : { "formattedCitation" : "(Acemoglu, Johnson, and Robinson 2001, 2002; Lange, Mahoney, and Hau 2006; Lange 2004)", "plainTextFormattedCitation" : "(Acemoglu, Johnson, and Robinson 2001, 2002; Lange, Mahoney, and Hau 2006; Lange 2004)", "previouslyFormattedCitation" : "(Acemoglu, Johnson, and Robinson 2001, 2002; Lange, Mahoney, and Hau 2006; Lange 2004)" }, "properties" : { "noteIndex" : 0 }, "schema" : "https://github.com/citation-style-language/schema/raw/master/csl-citation.json" }</w:instrText>
      </w:r>
      <w:r w:rsidR="002930E4">
        <w:fldChar w:fldCharType="separate"/>
      </w:r>
      <w:r w:rsidR="00112A31" w:rsidRPr="00112A31">
        <w:rPr>
          <w:noProof/>
        </w:rPr>
        <w:t>(Acemoglu, Johnson, and Robinson 2001, 2002; Lange, Mahoney, and Hau 2006; Lange 2004)</w:t>
      </w:r>
      <w:r w:rsidR="002930E4">
        <w:fldChar w:fldCharType="end"/>
      </w:r>
      <w:r w:rsidR="00FB26C2">
        <w:t>.</w:t>
      </w:r>
      <w:r w:rsidR="002B7BDA">
        <w:t xml:space="preserve"> </w:t>
      </w:r>
      <w:r w:rsidR="000D4BE3">
        <w:t xml:space="preserve">The effect of war and inter-state competition on the formation of nation-states and the motivations of political leaders to promote economic growth have been explored in detail </w:t>
      </w:r>
      <w:r w:rsidR="000D4BE3" w:rsidRPr="0013532B">
        <w:t xml:space="preserve">by </w:t>
      </w:r>
      <w:r w:rsidR="0013532B" w:rsidRPr="0013532B">
        <w:fldChar w:fldCharType="begin" w:fldLock="1"/>
      </w:r>
      <w:r w:rsidR="00DA482F">
        <w:instrText>ADDIN CSL_CITATION { "citationItems" : [ { "id" : "ITEM-1", "itemData" : { "author" : [ { "dropping-particle" : "", "family" : "Tilly", "given" : "Charles", "non-dropping-particle" : "", "parse-names" : false, "suffix" : "" } ], "id" : "ITEM-1", "issued" : { "date-parts" : [ [ "1990" ] ] }, "publisher" : "Basil Blackwell", "publisher-place" : "Cambridge, MA", "title" : "Coercion, capital, and European states, AD 990-1992", "type" : "book" }, "uris" : [ "http://www.mendeley.com/documents/?uuid=a2b29e2e-8517-4ca4-99d8-a52834ae1bd1" ] }, { "id" : "ITEM-2", "itemData" : { "author" : [ { "dropping-particle" : "", "family" : "Centeno", "given" : "Miguel", "non-dropping-particle" : "", "parse-names" : false, "suffix" : "" } ], "id" : "ITEM-2", "issued" : { "date-parts" : [ [ "2002" ] ] }, "publisher" : "Penn State University Press", "publisher-place" : "University Park, PA", "title" : "Blood and Debt: War and the Nation-State in Latin America", "type" : "book" }, "uris" : [ "http://www.mendeley.com/documents/?uuid=451cc239-aaf7-4fc3-b93e-909ad034c9ba" ] } ], "mendeley" : { "formattedCitation" : "(Centeno 2002; Tilly 1990)", "manualFormatting" : "Centeno (2002), Tilly (1990)", "plainTextFormattedCitation" : "(Centeno 2002; Tilly 1990)", "previouslyFormattedCitation" : "(Centeno 2002; Tilly 1990)" }, "properties" : { "noteIndex" : 0 }, "schema" : "https://github.com/citation-style-language/schema/raw/master/csl-citation.json" }</w:instrText>
      </w:r>
      <w:r w:rsidR="0013532B" w:rsidRPr="0013532B">
        <w:fldChar w:fldCharType="separate"/>
      </w:r>
      <w:r w:rsidR="0013532B" w:rsidRPr="0013532B">
        <w:rPr>
          <w:noProof/>
        </w:rPr>
        <w:t xml:space="preserve">Centeno </w:t>
      </w:r>
      <w:r w:rsidR="00DA482F">
        <w:rPr>
          <w:noProof/>
        </w:rPr>
        <w:t>(2002),</w:t>
      </w:r>
      <w:r w:rsidR="0013532B" w:rsidRPr="0013532B">
        <w:rPr>
          <w:noProof/>
        </w:rPr>
        <w:t xml:space="preserve"> Tilly </w:t>
      </w:r>
      <w:r w:rsidR="00DA482F">
        <w:rPr>
          <w:noProof/>
        </w:rPr>
        <w:t>(</w:t>
      </w:r>
      <w:r w:rsidR="0013532B" w:rsidRPr="0013532B">
        <w:rPr>
          <w:noProof/>
        </w:rPr>
        <w:t>1990)</w:t>
      </w:r>
      <w:r w:rsidR="0013532B" w:rsidRPr="0013532B">
        <w:fldChar w:fldCharType="end"/>
      </w:r>
      <w:r w:rsidR="00DA482F">
        <w:t>, and many other scholars</w:t>
      </w:r>
      <w:r w:rsidR="0013532B">
        <w:t xml:space="preserve">. </w:t>
      </w:r>
      <w:r w:rsidR="002B7BDA" w:rsidRPr="0013532B">
        <w:t>Other</w:t>
      </w:r>
      <w:r w:rsidR="002B7BDA">
        <w:t xml:space="preserve"> </w:t>
      </w:r>
      <w:r w:rsidR="00D10A20">
        <w:t xml:space="preserve">supranational </w:t>
      </w:r>
      <w:r w:rsidR="002B7BDA">
        <w:t xml:space="preserve">patterns have also been explored, driven by factors such as geographical proximity, religion and ideology (including communism), and so </w:t>
      </w:r>
      <w:commentRangeStart w:id="6"/>
      <w:r w:rsidR="002B7BDA">
        <w:t>on</w:t>
      </w:r>
      <w:commentRangeEnd w:id="6"/>
      <w:r w:rsidR="009D6802">
        <w:rPr>
          <w:rStyle w:val="CommentReference"/>
        </w:rPr>
        <w:commentReference w:id="6"/>
      </w:r>
      <w:r w:rsidR="002B7BDA">
        <w:t>.</w:t>
      </w:r>
    </w:p>
    <w:p w14:paraId="0F9BC879" w14:textId="77777777" w:rsidR="002B7BDA" w:rsidRDefault="002B7BDA" w:rsidP="00414B40">
      <w:pPr>
        <w:jc w:val="both"/>
      </w:pPr>
    </w:p>
    <w:p w14:paraId="66667C88" w14:textId="77777777" w:rsidR="00EA7314" w:rsidRDefault="00EA7314" w:rsidP="00414B40">
      <w:pPr>
        <w:jc w:val="both"/>
      </w:pPr>
    </w:p>
    <w:p w14:paraId="04C45E8D" w14:textId="77777777" w:rsidR="00EA7314" w:rsidRPr="00EA7314" w:rsidRDefault="00EA7314" w:rsidP="00414B40">
      <w:pPr>
        <w:jc w:val="both"/>
        <w:rPr>
          <w:b/>
          <w:sz w:val="28"/>
        </w:rPr>
      </w:pPr>
      <w:r w:rsidRPr="00EA7314">
        <w:rPr>
          <w:b/>
          <w:sz w:val="28"/>
        </w:rPr>
        <w:t>Transnational Diffusion</w:t>
      </w:r>
    </w:p>
    <w:p w14:paraId="7C6C0556" w14:textId="77777777" w:rsidR="007179D1" w:rsidRDefault="007179D1" w:rsidP="00367207">
      <w:pPr>
        <w:ind w:firstLine="360"/>
        <w:jc w:val="both"/>
      </w:pPr>
    </w:p>
    <w:p w14:paraId="5715A455" w14:textId="77777777" w:rsidR="00F11BF4" w:rsidRDefault="00367207" w:rsidP="003E0BBB">
      <w:pPr>
        <w:jc w:val="both"/>
      </w:pPr>
      <w:r>
        <w:t>One hypothesized mechanism by which supranational factors affect patterns of development across groups of countries is that of</w:t>
      </w:r>
      <w:r w:rsidR="00292593">
        <w:t xml:space="preserve"> transnational diffusion. </w:t>
      </w:r>
      <w:r w:rsidR="00F96834">
        <w:t xml:space="preserve">In the context of economic development, the diffusion of technologies—from physical technologies such as computers and </w:t>
      </w:r>
      <w:r w:rsidR="00D22DD0">
        <w:t>blast furnaces</w:t>
      </w:r>
      <w:r w:rsidR="00F96834">
        <w:t xml:space="preserve"> to organizational technologies such as double-entry bookkeeping and </w:t>
      </w:r>
      <w:r w:rsidR="00F11BF4">
        <w:t>professional curricula vitae</w:t>
      </w:r>
      <w:r w:rsidR="00C25B68">
        <w:t xml:space="preserve">—across countries has been uneven in </w:t>
      </w:r>
      <w:r w:rsidR="00C25B68">
        <w:lastRenderedPageBreak/>
        <w:t>terms of historical</w:t>
      </w:r>
      <w:r w:rsidR="004722B3">
        <w:t xml:space="preserve"> timing and levels of adoption. </w:t>
      </w:r>
      <w:r w:rsidR="000C5D47">
        <w:t xml:space="preserve">The levels of adoption and types of </w:t>
      </w:r>
      <w:r w:rsidR="002A1BED">
        <w:rPr>
          <w:noProof/>
        </w:rPr>
        <mc:AlternateContent>
          <mc:Choice Requires="wpg">
            <w:drawing>
              <wp:anchor distT="0" distB="457200" distL="114300" distR="114300" simplePos="0" relativeHeight="251652096" behindDoc="0" locked="0" layoutInCell="1" allowOverlap="1" wp14:anchorId="2902A781" wp14:editId="65E0BC08">
                <wp:simplePos x="0" y="0"/>
                <wp:positionH relativeFrom="margin">
                  <wp:align>left</wp:align>
                </wp:positionH>
                <wp:positionV relativeFrom="margin">
                  <wp:align>top</wp:align>
                </wp:positionV>
                <wp:extent cx="5998210" cy="2468880"/>
                <wp:effectExtent l="0" t="0" r="2540" b="7620"/>
                <wp:wrapTopAndBottom/>
                <wp:docPr id="3102" name="Group 3102"/>
                <wp:cNvGraphicFramePr/>
                <a:graphic xmlns:a="http://schemas.openxmlformats.org/drawingml/2006/main">
                  <a:graphicData uri="http://schemas.microsoft.com/office/word/2010/wordprocessingGroup">
                    <wpg:wgp>
                      <wpg:cNvGrpSpPr/>
                      <wpg:grpSpPr>
                        <a:xfrm>
                          <a:off x="0" y="0"/>
                          <a:ext cx="5998210" cy="2468880"/>
                          <a:chOff x="0" y="0"/>
                          <a:chExt cx="5998210" cy="2466622"/>
                        </a:xfrm>
                      </wpg:grpSpPr>
                      <wpg:grpSp>
                        <wpg:cNvPr id="14" name="Group 14"/>
                        <wpg:cNvGrpSpPr/>
                        <wpg:grpSpPr>
                          <a:xfrm>
                            <a:off x="784577" y="0"/>
                            <a:ext cx="4638446" cy="1672741"/>
                            <a:chOff x="0" y="0"/>
                            <a:chExt cx="4635500" cy="1676206"/>
                          </a:xfrm>
                        </wpg:grpSpPr>
                        <wpg:graphicFrame>
                          <wpg:cNvPr id="11" name="Diagram 11"/>
                          <wpg:cNvFrPr/>
                          <wpg:xfrm>
                            <a:off x="0" y="0"/>
                            <a:ext cx="4635500" cy="1023620"/>
                          </wpg:xfrm>
                          <a:graphic>
                            <a:graphicData uri="http://schemas.openxmlformats.org/drawingml/2006/diagram">
                              <dgm:relIds xmlns:dgm="http://schemas.openxmlformats.org/drawingml/2006/diagram" xmlns:r="http://schemas.openxmlformats.org/officeDocument/2006/relationships" r:dm="rId13" r:lo="rId14" r:qs="rId15" r:cs="rId16"/>
                            </a:graphicData>
                          </a:graphic>
                        </wpg:graphicFrame>
                        <wps:wsp>
                          <wps:cNvPr id="13" name="Rectangle 13"/>
                          <wps:cNvSpPr/>
                          <wps:spPr>
                            <a:xfrm>
                              <a:off x="1088335" y="1237421"/>
                              <a:ext cx="2440940"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D6E30" w14:textId="77777777" w:rsidR="00533294" w:rsidRPr="001A523F" w:rsidRDefault="00533294" w:rsidP="001A523F">
                                <w:pPr>
                                  <w:jc w:val="center"/>
                                  <w:rPr>
                                    <w:color w:val="000000" w:themeColor="text1"/>
                                  </w:rPr>
                                </w:pPr>
                                <w:r w:rsidRPr="001A523F">
                                  <w:rPr>
                                    <w:color w:val="000000" w:themeColor="text1"/>
                                  </w:rPr>
                                  <w:t>Reduced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urved Up Arrow 12"/>
                          <wps:cNvSpPr/>
                          <wps:spPr>
                            <a:xfrm>
                              <a:off x="651013" y="949187"/>
                              <a:ext cx="3465195" cy="35623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85" name="Rectangle 3085"/>
                        <wps:cNvSpPr/>
                        <wps:spPr>
                          <a:xfrm>
                            <a:off x="0" y="1727200"/>
                            <a:ext cx="5998210" cy="7394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D5930" w14:textId="77777777" w:rsidR="00533294" w:rsidRPr="00D00FAC" w:rsidRDefault="00533294"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Pr>
                                  <w:color w:val="000000" w:themeColor="text1"/>
                                </w:rPr>
                                <w:t xml:space="preserve">may </w:t>
                              </w:r>
                              <w:r w:rsidRPr="00D00FAC">
                                <w:rPr>
                                  <w:color w:val="000000" w:themeColor="text1"/>
                                </w:rPr>
                                <w:t xml:space="preserve">influence patterns of transnational diffusion, which in turn </w:t>
                              </w:r>
                              <w:r>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Pr>
                                  <w:color w:val="000000" w:themeColor="text1"/>
                                </w:rPr>
                                <w:t>linguistic distance as a proxy for cultural distance</w:t>
                              </w:r>
                              <w:r w:rsidRPr="00D00FAC">
                                <w:rPr>
                                  <w:color w:val="000000" w:themeColor="text1"/>
                                </w:rPr>
                                <w:t>—and patterns of economic growth.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5F6C2B" id="Group 3102" o:spid="_x0000_s1029" style="position:absolute;left:0;text-align:left;margin-left:0;margin-top:0;width:472.3pt;height:194.4pt;z-index:251652096;mso-wrap-distance-bottom:36pt;mso-position-horizontal:left;mso-position-horizontal-relative:margin;mso-position-vertical:top;mso-position-vertical-relative:margin;mso-width-relative:margin;mso-height-relative:margin" coordsize="59982,2466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">
                <v:group id="Group 14" o:spid="_x0000_s1030" style="position:absolute;left:7845;width:46385;height:16727" coordsize="46355,1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Diagram 11" o:spid="_x0000_s1031" type="#_x0000_t75" style="position:absolute;left:-42;top:1281;width:46421;height:7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">
                    <v:imagedata r:id="rId18" o:title=""/>
                    <o:lock v:ext="edit" aspectratio="f"/>
                  </v:shape>
                  <v:rect id="Rectangle 13" o:spid="_x0000_s1032" style="position:absolute;left:10883;top:12374;width:24409;height:4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533294" w:rsidRPr="001A523F" w:rsidRDefault="00533294" w:rsidP="001A523F">
                          <w:pPr>
                            <w:jc w:val="center"/>
                            <w:rPr>
                              <w:color w:val="000000" w:themeColor="text1"/>
                            </w:rPr>
                          </w:pPr>
                          <w:r w:rsidRPr="001A523F">
                            <w:rPr>
                              <w:color w:val="000000" w:themeColor="text1"/>
                            </w:rPr>
                            <w:t>Reduced form</w:t>
                          </w:r>
                        </w:p>
                      </w:txbxContent>
                    </v:textbox>
                  </v:re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2" o:spid="_x0000_s1033" type="#_x0000_t104" style="position:absolute;left:6510;top:9491;width:34652;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" adj="20490,21323,5400" fillcolor="#5b9bd5 [3204]" strokecolor="#1f4d78 [1604]" strokeweight="1pt"/>
                </v:group>
                <v:rect id="Rectangle 3085" o:spid="_x0000_s1034" style="position:absolute;top:17272;width:59982;height:7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" filled="f" stroked="f" strokeweight="1pt">
                  <v:textbox inset="0,0,0,0">
                    <w:txbxContent>
                      <w:p w:rsidR="00533294" w:rsidRPr="00D00FAC" w:rsidRDefault="00533294" w:rsidP="009B2772">
                        <w:pPr>
                          <w:jc w:val="both"/>
                          <w:rPr>
                            <w:color w:val="000000" w:themeColor="text1"/>
                          </w:rPr>
                        </w:pPr>
                        <w:r w:rsidRPr="00D00FAC">
                          <w:rPr>
                            <w:b/>
                            <w:color w:val="000000" w:themeColor="text1"/>
                          </w:rPr>
                          <w:t>Figure 2</w:t>
                        </w:r>
                        <w:r w:rsidRPr="00D00FAC">
                          <w:rPr>
                            <w:color w:val="000000" w:themeColor="text1"/>
                          </w:rPr>
                          <w:t xml:space="preserve">. Supranational factors </w:t>
                        </w:r>
                        <w:r>
                          <w:rPr>
                            <w:color w:val="000000" w:themeColor="text1"/>
                          </w:rPr>
                          <w:t xml:space="preserve">may </w:t>
                        </w:r>
                        <w:r w:rsidRPr="00D00FAC">
                          <w:rPr>
                            <w:color w:val="000000" w:themeColor="text1"/>
                          </w:rPr>
                          <w:t xml:space="preserve">influence patterns of transnational diffusion, which in turn </w:t>
                        </w:r>
                        <w:r>
                          <w:rPr>
                            <w:color w:val="000000" w:themeColor="text1"/>
                          </w:rPr>
                          <w:t xml:space="preserve">may </w:t>
                        </w:r>
                        <w:r w:rsidRPr="00D00FAC">
                          <w:rPr>
                            <w:color w:val="000000" w:themeColor="text1"/>
                          </w:rPr>
                          <w:t>affect development patterns across groups of countries. This paper examines the “reduced form” relationship between one supranational factor—</w:t>
                        </w:r>
                        <w:r>
                          <w:rPr>
                            <w:color w:val="000000" w:themeColor="text1"/>
                          </w:rPr>
                          <w:t>linguistic distance as a proxy for cultural distance</w:t>
                        </w:r>
                        <w:r w:rsidRPr="00D00FAC">
                          <w:rPr>
                            <w:color w:val="000000" w:themeColor="text1"/>
                          </w:rPr>
                          <w:t>—and patterns of economic growth.</w:t>
                        </w:r>
                      </w:p>
                    </w:txbxContent>
                  </v:textbox>
                </v:rect>
                <w10:wrap type="topAndBottom" anchorx="margin" anchory="margin"/>
              </v:group>
            </w:pict>
          </mc:Fallback>
        </mc:AlternateContent>
      </w:r>
      <w:r w:rsidR="000C5D47">
        <w:t xml:space="preserve">utilization of certain technologies may in turn affect a </w:t>
      </w:r>
      <w:r w:rsidR="00335B36">
        <w:t>country’s prospects for economic development.</w:t>
      </w:r>
    </w:p>
    <w:p w14:paraId="744E46E3" w14:textId="77777777" w:rsidR="0023124B" w:rsidRDefault="00335B36" w:rsidP="00DA482F">
      <w:pPr>
        <w:tabs>
          <w:tab w:val="left" w:pos="360"/>
        </w:tabs>
        <w:jc w:val="both"/>
      </w:pPr>
      <w:r>
        <w:tab/>
        <w:t>Historically, certain networks or channels of technological diffusion have been particularly well explored. T</w:t>
      </w:r>
      <w:r w:rsidR="00DA01AF">
        <w:t xml:space="preserve">he </w:t>
      </w:r>
      <w:r w:rsidR="00BE76E7">
        <w:t xml:space="preserve">so-called </w:t>
      </w:r>
      <w:r w:rsidR="00DA01AF">
        <w:t>“Republic of Letters” across Western Europe from the early modern period through the Scientific Revolution and the Enlightenment was comprised of formal and informal exchanges of ideas</w:t>
      </w:r>
      <w:r w:rsidR="00BE76E7">
        <w:t>,</w:t>
      </w:r>
      <w:r w:rsidR="005B6FC0">
        <w:t xml:space="preserve"> often by </w:t>
      </w:r>
      <w:r w:rsidR="00BE76E7">
        <w:t xml:space="preserve">handwritten </w:t>
      </w:r>
      <w:r w:rsidR="00003661">
        <w:t>letter</w:t>
      </w:r>
      <w:r w:rsidR="00BE76E7">
        <w:t>,</w:t>
      </w:r>
      <w:r w:rsidR="00DA01AF">
        <w:t xml:space="preserve"> among individual </w:t>
      </w:r>
      <w:r w:rsidR="00BE76E7">
        <w:t>thinkers</w:t>
      </w:r>
      <w:r w:rsidR="00DA01AF">
        <w:t xml:space="preserve"> and later scientific societies. </w:t>
      </w:r>
      <w:r w:rsidR="005B6FC0">
        <w:t xml:space="preserve">Leibniz alone had a network of over 400 correspondents across France, Italy, England and even China </w:t>
      </w:r>
      <w:r w:rsidR="00BE76E7">
        <w:t>(</w:t>
      </w:r>
      <w:r w:rsidR="005B6FC0">
        <w:t>via the Jesuits</w:t>
      </w:r>
      <w:r w:rsidR="00BE76E7">
        <w:t>)</w:t>
      </w:r>
      <w:r w:rsidR="005B6FC0">
        <w:t xml:space="preserve"> through which he shared and </w:t>
      </w:r>
      <w:r w:rsidR="00BE76E7">
        <w:t>discussed</w:t>
      </w:r>
      <w:r w:rsidR="005B6FC0">
        <w:t xml:space="preserve"> new developments in</w:t>
      </w:r>
      <w:r w:rsidR="00BE76E7">
        <w:t xml:space="preserve"> mathematics and </w:t>
      </w:r>
      <w:r w:rsidR="005B6FC0">
        <w:t>natural philosophy</w:t>
      </w:r>
      <w:r w:rsidR="00D22DD0">
        <w:t xml:space="preserve"> </w:t>
      </w:r>
      <w:r w:rsidR="00D22DD0">
        <w:fldChar w:fldCharType="begin" w:fldLock="1"/>
      </w:r>
      <w:r w:rsidR="0021332B">
        <w:instrText>ADDIN CSL_CITATION { "citationItems" : [ { "id" : "ITEM-1", "itemData" : { "author" : [ { "dropping-particle" : "", "family" : "Harris", "given" : "Steven", "non-dropping-particle" : "", "parse-names" : false, "suffix" : "" } ], "container-title" : "The Cambridge History of Science, Volume 3: Early Modern Science", "editor" : [ { "dropping-particle" : "", "family" : "Park", "given" : "Katherine", "non-dropping-particle" : "", "parse-names" : false, "suffix" : "" }, { "dropping-particle" : "", "family" : "Daston", "given" : "Lorraine", "non-dropping-particle" : "", "parse-names" : false, "suffix" : "" } ], "id" : "ITEM-1", "issued" : { "date-parts" : [ [ "2006" ] ] }, "publisher" : "Cambridge University Press", "publisher-place" : "Cambridge, UK", "title" : "Networks of Travel, Correspondence, and Exchange", "type" : "chapter" }, "uris" : [ "http://www.mendeley.com/documents/?uuid=e2780266-1774-4935-a6f3-7d35de90fda2" ] } ], "mendeley" : { "formattedCitation" : "(Harris 2006)", "plainTextFormattedCitation" : "(Harris 2006)", "previouslyFormattedCitation" : "(Harris 2006)" }, "properties" : { "noteIndex" : 0 }, "schema" : "https://github.com/citation-style-language/schema/raw/master/csl-citation.json" }</w:instrText>
      </w:r>
      <w:r w:rsidR="00D22DD0">
        <w:fldChar w:fldCharType="separate"/>
      </w:r>
      <w:r w:rsidR="00D22DD0" w:rsidRPr="00D22DD0">
        <w:rPr>
          <w:noProof/>
        </w:rPr>
        <w:t>(Harris 2006)</w:t>
      </w:r>
      <w:r w:rsidR="00D22DD0">
        <w:fldChar w:fldCharType="end"/>
      </w:r>
      <w:r w:rsidR="005B6FC0">
        <w:t xml:space="preserve">. </w:t>
      </w:r>
      <w:r w:rsidR="009F330A">
        <w:t>During the late Industrial Revolution, s</w:t>
      </w:r>
      <w:r w:rsidR="005B6FC0">
        <w:t xml:space="preserve">hortly after the Gramme dynamo, the first commercially viable electric </w:t>
      </w:r>
      <w:r w:rsidR="00375DC8">
        <w:t xml:space="preserve">power generator, was invented </w:t>
      </w:r>
      <w:r w:rsidR="005B6FC0">
        <w:t xml:space="preserve">in  </w:t>
      </w:r>
      <w:r w:rsidR="00375DC8">
        <w:t>Belgium</w:t>
      </w:r>
      <w:r w:rsidR="00097EDC">
        <w:t xml:space="preserve"> around 1871</w:t>
      </w:r>
      <w:r w:rsidR="00375DC8">
        <w:t xml:space="preserve">, an American physics professor at Cornell </w:t>
      </w:r>
      <w:r w:rsidR="00097EDC">
        <w:t xml:space="preserve">built a working </w:t>
      </w:r>
      <w:r w:rsidR="00375DC8">
        <w:t xml:space="preserve">replica using accounts </w:t>
      </w:r>
      <w:r w:rsidR="00097EDC">
        <w:t>published in</w:t>
      </w:r>
      <w:r w:rsidR="00375DC8">
        <w:t xml:space="preserve"> the British journal </w:t>
      </w:r>
      <w:r w:rsidR="00375DC8">
        <w:rPr>
          <w:i/>
        </w:rPr>
        <w:t>Engineering</w:t>
      </w:r>
      <w:r w:rsidR="00375DC8">
        <w:t xml:space="preserve"> </w:t>
      </w:r>
      <w:r w:rsidR="003942BB">
        <w:fldChar w:fldCharType="begin" w:fldLock="1"/>
      </w:r>
      <w:r w:rsidR="003942BB">
        <w:instrText>ADDIN CSL_CITATION { "citationItems" : [ { "id" : "ITEM-1", "itemData" : { "ISBN" : "00220507", "ISSN" : "0022-0507", "author" : [ { "dropping-particle" : "", "family" : "Brittain", "given" : "James E.", "non-dropping-particle" : "", "parse-names" : false, "suffix" : "" } ], "container-title" : "The Journal of Economic History", "id" : "ITEM-1", "issue" : "1", "issued" : { "date-parts" : [ [ "1974" ] ] }, "page" : "108-121", "title" : "The International Diffusion of Electrical Power Technology, 1870-1920", "type" : "article-journal", "volume" : "34" }, "uris" : [ "http://www.mendeley.com/documents/?uuid=500f5c47-5d71-4a0c-860c-099033d82b70" ] } ], "mendeley" : { "formattedCitation" : "(Brittain 1974)", "plainTextFormattedCitation" : "(Brittain 1974)", "previouslyFormattedCitation" : "(Brittain 1974)" }, "properties" : { "noteIndex" : 0 }, "schema" : "https://github.com/citation-style-language/schema/raw/master/csl-citation.json" }</w:instrText>
      </w:r>
      <w:r w:rsidR="003942BB">
        <w:fldChar w:fldCharType="separate"/>
      </w:r>
      <w:r w:rsidR="003942BB" w:rsidRPr="003942BB">
        <w:rPr>
          <w:noProof/>
        </w:rPr>
        <w:t>(Brittain 1974)</w:t>
      </w:r>
      <w:r w:rsidR="003942BB">
        <w:fldChar w:fldCharType="end"/>
      </w:r>
      <w:r w:rsidR="003942BB">
        <w:t xml:space="preserve">. </w:t>
      </w:r>
      <w:r w:rsidR="007A1506">
        <w:t xml:space="preserve">In the 1880s as Meiji Japan strove to </w:t>
      </w:r>
      <w:r w:rsidR="009F330A">
        <w:t xml:space="preserve">rapidly </w:t>
      </w:r>
      <w:r w:rsidR="007A1506">
        <w:t>modernize</w:t>
      </w:r>
      <w:r w:rsidR="002A1BED">
        <w:t>, Japanese cotton-</w:t>
      </w:r>
      <w:r w:rsidR="007A1506">
        <w:t xml:space="preserve">spinning firms </w:t>
      </w:r>
      <w:r w:rsidR="005F3852">
        <w:t xml:space="preserve">imported British mill designs, engineers, and building materials </w:t>
      </w:r>
      <w:r w:rsidR="002A1BED">
        <w:t xml:space="preserve">to Japan </w:t>
      </w:r>
      <w:r w:rsidR="007A1506">
        <w:t>wholesale</w:t>
      </w:r>
      <w:r w:rsidR="005F3852">
        <w:t>, sometimes down to the very bricks from Lancashire</w:t>
      </w:r>
      <w:r w:rsidR="003942BB">
        <w:t xml:space="preserve"> </w:t>
      </w:r>
      <w:r w:rsidR="003942BB">
        <w:fldChar w:fldCharType="begin" w:fldLock="1"/>
      </w:r>
      <w:r w:rsidR="00D22DD0">
        <w:instrText>ADDIN CSL_CITATION { "citationItems" : [ { "id" : "ITEM-1", "itemData" : { "DOI" : "10.1017/S0022050700079687", "ISSN" : "00220507", "author" : [ { "dropping-particle" : "", "family" : "Saxonhouse", "given" : "Gary", "non-dropping-particle" : "", "parse-names" : false, "suffix" : "" } ], "container-title" : "The Journal of Economic History", "id" : "ITEM-1", "issue" : "1", "issued" : { "date-parts" : [ [ "1974" ] ] }, "page" : "149-165", "title" : "A Tale of Japanese Technological Diffusion in the Meiji Period", "type" : "article-journal", "volume" : "34" }, "uris" : [ "http://www.mendeley.com/documents/?uuid=6b463d3f-63c3-4184-91a4-6475aa883412" ] } ], "mendeley" : { "formattedCitation" : "(Saxonhouse 1974)", "plainTextFormattedCitation" : "(Saxonhouse 1974)", "previouslyFormattedCitation" : "(Saxonhouse 1974)" }, "properties" : { "noteIndex" : 0 }, "schema" : "https://github.com/citation-style-language/schema/raw/master/csl-citation.json" }</w:instrText>
      </w:r>
      <w:r w:rsidR="003942BB">
        <w:fldChar w:fldCharType="separate"/>
      </w:r>
      <w:r w:rsidR="003942BB" w:rsidRPr="003942BB">
        <w:rPr>
          <w:noProof/>
        </w:rPr>
        <w:t>(Saxonhouse 1974)</w:t>
      </w:r>
      <w:r w:rsidR="003942BB">
        <w:fldChar w:fldCharType="end"/>
      </w:r>
      <w:r w:rsidR="005F3852">
        <w:t xml:space="preserve">. </w:t>
      </w:r>
      <w:commentRangeStart w:id="7"/>
      <w:r w:rsidR="005F3852">
        <w:t xml:space="preserve">A similar </w:t>
      </w:r>
      <w:r w:rsidR="00097EDC">
        <w:t xml:space="preserve">story </w:t>
      </w:r>
      <w:r w:rsidR="005F3852">
        <w:t xml:space="preserve">occurred later </w:t>
      </w:r>
      <w:r w:rsidR="00097EDC">
        <w:t>in the 1970s when the</w:t>
      </w:r>
      <w:r w:rsidR="005F3852">
        <w:t xml:space="preserve"> South Korean conglomerate Daewoo invited entrepreneurs from Bangladesh to </w:t>
      </w:r>
      <w:r w:rsidR="00097EDC">
        <w:t xml:space="preserve">visit </w:t>
      </w:r>
      <w:r w:rsidR="002A1BED">
        <w:t>South Korean clothing factories</w:t>
      </w:r>
      <w:r w:rsidR="00097EDC">
        <w:t xml:space="preserve"> and </w:t>
      </w:r>
      <w:r w:rsidR="005F3852">
        <w:t>learn the textile trade</w:t>
      </w:r>
      <w:r w:rsidR="005E2B6F">
        <w:t>. Bangladesh’s textile exports are now the second largest in the world after China’s. (South Korea, in turn, received industrial technology and know-how from the Japanese during a half-century period of colonization.)</w:t>
      </w:r>
      <w:commentRangeEnd w:id="7"/>
      <w:r w:rsidR="009D6802">
        <w:rPr>
          <w:rStyle w:val="CommentReference"/>
        </w:rPr>
        <w:commentReference w:id="7"/>
      </w:r>
    </w:p>
    <w:p w14:paraId="7A0275E3" w14:textId="77777777" w:rsidR="007179D1" w:rsidRDefault="00C061E5" w:rsidP="00BE76E7">
      <w:pPr>
        <w:ind w:firstLine="360"/>
        <w:jc w:val="both"/>
      </w:pPr>
      <w:r>
        <w:t xml:space="preserve">While this paper does not </w:t>
      </w:r>
      <w:r w:rsidR="00D522C5">
        <w:t xml:space="preserve">directly </w:t>
      </w:r>
      <w:r>
        <w:t>test for the effects of transnational diffusion as a mechanism</w:t>
      </w:r>
      <w:r w:rsidR="00D522C5">
        <w:t xml:space="preserve"> </w:t>
      </w:r>
      <w:r w:rsidR="00D522C5" w:rsidRPr="00D522C5">
        <w:rPr>
          <w:i/>
        </w:rPr>
        <w:t>per se</w:t>
      </w:r>
      <w:r>
        <w:t xml:space="preserve"> (</w:t>
      </w:r>
      <w:r w:rsidR="00BE76E7">
        <w:t xml:space="preserve">which </w:t>
      </w:r>
      <w:r w:rsidR="00BE76E7">
        <w:fldChar w:fldCharType="begin" w:fldLock="1"/>
      </w:r>
      <w:r w:rsidR="00BE76E7">
        <w:instrText>ADDIN CSL_CITATION { "citationItems" : [ { "id" : "ITEM-1", "itemData" : { "author" : [ { "dropping-particle" : "", "family" : "Wejnert", "given" : "Barbara", "non-dropping-particle" : "", "parse-names" : false, "suffix" : "" } ], "container-title" : "American Sociological Review", "id" : "ITEM-1", "issue" : "2", "issued" : { "date-parts" : [ [ "2005" ] ] }, "page" : "53-81", "title" : "Diffusion, Development, and Democracy, 1800\u20131999", "type" : "article-journal", "volume" : "70" }, "uris" : [ "http://www.mendeley.com/documents/?uuid=35ae9b0e-9462-43d3-8c64-ef514f6cca7e" ] } ], "mendeley" : { "formattedCitation" : "(Wejnert 2005)", "manualFormatting" : "Wejnert (2005)", "plainTextFormattedCitation" : "(Wejnert 2005)", "previouslyFormattedCitation" : "(Wejnert 2005)" }, "properties" : { "noteIndex" : 0 }, "schema" : "https://github.com/citation-style-language/schema/raw/master/csl-citation.json" }</w:instrText>
      </w:r>
      <w:r w:rsidR="00BE76E7">
        <w:fldChar w:fldCharType="separate"/>
      </w:r>
      <w:r w:rsidR="00BE76E7" w:rsidRPr="00BE76E7">
        <w:rPr>
          <w:noProof/>
        </w:rPr>
        <w:t xml:space="preserve">Wejnert </w:t>
      </w:r>
      <w:ins w:id="8" w:author="Dalton Conley" w:date="2016-06-08T10:49:00Z">
        <w:r w:rsidR="009D6802">
          <w:rPr>
            <w:noProof/>
          </w:rPr>
          <w:t>[</w:t>
        </w:r>
      </w:ins>
      <w:del w:id="9" w:author="Dalton Conley" w:date="2016-06-08T10:49:00Z">
        <w:r w:rsidR="00BE76E7" w:rsidDel="009D6802">
          <w:rPr>
            <w:noProof/>
          </w:rPr>
          <w:delText>(</w:delText>
        </w:r>
      </w:del>
      <w:r w:rsidR="00BE76E7" w:rsidRPr="00BE76E7">
        <w:rPr>
          <w:noProof/>
        </w:rPr>
        <w:t>2005</w:t>
      </w:r>
      <w:del w:id="10" w:author="Dalton Conley" w:date="2016-06-08T10:49:00Z">
        <w:r w:rsidR="00BE76E7" w:rsidRPr="00BE76E7" w:rsidDel="009D6802">
          <w:rPr>
            <w:noProof/>
          </w:rPr>
          <w:delText>)</w:delText>
        </w:r>
      </w:del>
      <w:r w:rsidR="00BE76E7">
        <w:fldChar w:fldCharType="end"/>
      </w:r>
      <w:ins w:id="11" w:author="Dalton Conley" w:date="2016-06-08T10:49:00Z">
        <w:r w:rsidR="009D6802">
          <w:t>]</w:t>
        </w:r>
      </w:ins>
      <w:r w:rsidR="00BE76E7">
        <w:t xml:space="preserve"> does for diffusion and democracy</w:t>
      </w:r>
      <w:r>
        <w:t xml:space="preserve">), this paper takes </w:t>
      </w:r>
      <w:r w:rsidR="00F324CC">
        <w:t>a</w:t>
      </w:r>
      <w:r w:rsidR="00BE76E7">
        <w:t xml:space="preserve"> </w:t>
      </w:r>
      <w:r>
        <w:t xml:space="preserve">step toward exploring the relationship between broader </w:t>
      </w:r>
      <w:r w:rsidR="00D522C5">
        <w:t>supranational</w:t>
      </w:r>
      <w:r>
        <w:t xml:space="preserve"> factors that may influence diffusion networks </w:t>
      </w:r>
      <w:r w:rsidR="00D522C5">
        <w:t>and</w:t>
      </w:r>
      <w:r>
        <w:t xml:space="preserve"> </w:t>
      </w:r>
      <w:r w:rsidR="00E563DC">
        <w:t>patterns of development</w:t>
      </w:r>
      <w:r w:rsidR="002A1BED">
        <w:t xml:space="preserve"> over time</w:t>
      </w:r>
      <w:r w:rsidR="00E563DC">
        <w:t xml:space="preserve">. In particular, this paper investigates the </w:t>
      </w:r>
      <w:r w:rsidR="00D522C5">
        <w:t xml:space="preserve">relationship between </w:t>
      </w:r>
      <w:r w:rsidR="00E563DC">
        <w:t>linguistic distance—how similar are the dominant languages of any two countries?—</w:t>
      </w:r>
      <w:r w:rsidR="00D522C5">
        <w:t>and</w:t>
      </w:r>
      <w:r w:rsidR="00E563DC">
        <w:t xml:space="preserve"> patterns of development</w:t>
      </w:r>
      <w:r w:rsidR="007179D1">
        <w:t>.</w:t>
      </w:r>
      <w:r w:rsidR="00CC07E2">
        <w:t xml:space="preserve"> While sharing similar languages may simplify the task of translation to some extent, this paper </w:t>
      </w:r>
      <w:r w:rsidR="00FB6053">
        <w:t xml:space="preserve">does not consider the direct effect of language on technological diffusion </w:t>
      </w:r>
      <w:r w:rsidR="00FB6053">
        <w:rPr>
          <w:i/>
        </w:rPr>
        <w:t>per se</w:t>
      </w:r>
      <w:r w:rsidR="00FB6053">
        <w:t xml:space="preserve"> but rather uses linguistic distance as a proxy for broader forms of cultural distance that may in turn influence the formation of diffusion networks.</w:t>
      </w:r>
    </w:p>
    <w:p w14:paraId="4B717662" w14:textId="77777777" w:rsidR="00F324CC" w:rsidRDefault="00FB6053" w:rsidP="00C067E2">
      <w:pPr>
        <w:ind w:firstLine="360"/>
        <w:jc w:val="both"/>
      </w:pPr>
      <w:r>
        <w:t xml:space="preserve">A broad body of theoretical and empirical literature has </w:t>
      </w:r>
      <w:r w:rsidR="006360DF">
        <w:t>emerged across s</w:t>
      </w:r>
      <w:r w:rsidR="009A3390">
        <w:t xml:space="preserve">ociology and the social sciences that </w:t>
      </w:r>
      <w:r w:rsidR="00A84B73">
        <w:t>investigates</w:t>
      </w:r>
      <w:r w:rsidR="009A3390">
        <w:t xml:space="preserve"> the relationship between culture and </w:t>
      </w:r>
      <w:r w:rsidR="006360DF">
        <w:t>transnational diffusion.</w:t>
      </w:r>
      <w:r w:rsidR="009B26E9">
        <w:t xml:space="preserve"> One set of literature within sociology has focused on the </w:t>
      </w:r>
      <w:r w:rsidR="009A3390">
        <w:t xml:space="preserve">institutional </w:t>
      </w:r>
      <w:r w:rsidR="009B26E9">
        <w:t xml:space="preserve">sources of various patterns of transnational diffusion. </w:t>
      </w:r>
      <w:r w:rsidR="00356B72">
        <w:t xml:space="preserve">In their theoretical discussion, </w:t>
      </w:r>
      <w:r w:rsidR="00356B72">
        <w:fldChar w:fldCharType="begin" w:fldLock="1"/>
      </w:r>
      <w:r w:rsidR="00356B72">
        <w:instrText>ADDIN CSL_CITATION { "citationItems" : [ { "id" : "ITEM-1", "itemData" : { "DOI" : "10.1007/BF00993595", "ISBN" : "03042421", "ISSN" : "03042421", "PMID" : "1151673", "abstract" : "Modernism, theorisation and context affect diffusion. Not much has been done on this? Relationalist approach insufficient to explain diffusion patterns. Suggests analystical strategies: better specify relational models(include network linkages), specify theorized linkages (eg as a channel of diffusion), Examine variations among the population (interactions, interdependency and socially constructed similarity), variations in diffusing practices, examine content of diffusion (rather than timing).", "author" : [ { "dropping-particle" : "", "family" : "Strang", "given" : "David", "non-dropping-particle" : "", "parse-names" : false, "suffix" : "" }, { "dropping-particle" : "", "family" : "Meyer", "given" : "John W.", "non-dropping-particle" : "", "parse-names" : false, "suffix" : "" } ], "container-title" : "Theory and Society", "id" : "ITEM-1", "issue" : "4", "issued" : { "date-parts" : [ [ "1993" ] ] }, "page" : "487-511", "title" : "Institutional Conditions for Diffusion", "type" : "article-journal", "volume" : "22" }, "uris" : [ "http://www.mendeley.com/documents/?uuid=097d2853-00af-4dae-b603-3e3b76c34ea9" ] } ], "mendeley" : { "formattedCitation" : "(Strang and Meyer 1993)", "manualFormatting" : "Strang and Meyer (1993)", "plainTextFormattedCitation" : "(Strang and Meyer 1993)", "previouslyFormattedCitation" : "(Strang and Meyer 1993)" }, "properties" : { "noteIndex" : 0 }, "schema" : "https://github.com/citation-style-language/schema/raw/master/csl-citation.json" }</w:instrText>
      </w:r>
      <w:r w:rsidR="00356B72">
        <w:fldChar w:fldCharType="separate"/>
      </w:r>
      <w:r w:rsidR="00356B72" w:rsidRPr="00356B72">
        <w:rPr>
          <w:noProof/>
        </w:rPr>
        <w:t xml:space="preserve">Strang and Meyer </w:t>
      </w:r>
      <w:r w:rsidR="00356B72">
        <w:rPr>
          <w:noProof/>
        </w:rPr>
        <w:t>(</w:t>
      </w:r>
      <w:r w:rsidR="00356B72" w:rsidRPr="00356B72">
        <w:rPr>
          <w:noProof/>
        </w:rPr>
        <w:t>1993)</w:t>
      </w:r>
      <w:r w:rsidR="00356B72">
        <w:fldChar w:fldCharType="end"/>
      </w:r>
      <w:r w:rsidR="00AE763C">
        <w:t xml:space="preserve"> stress the potential role of cultural linkages and processes of theorization by which certain causal chains </w:t>
      </w:r>
      <w:r w:rsidR="009A3390">
        <w:t>are</w:t>
      </w:r>
      <w:r w:rsidR="00AE763C">
        <w:t xml:space="preserve"> abstracted from the</w:t>
      </w:r>
      <w:r w:rsidR="009A3390">
        <w:t>ir</w:t>
      </w:r>
      <w:r w:rsidR="00AE763C">
        <w:t xml:space="preserve"> original context and thus </w:t>
      </w:r>
      <w:r w:rsidR="009A3390">
        <w:t xml:space="preserve">become </w:t>
      </w:r>
      <w:r w:rsidR="00AE763C">
        <w:t xml:space="preserve">more portable across cultural </w:t>
      </w:r>
      <w:commentRangeStart w:id="12"/>
      <w:r w:rsidR="00AE763C">
        <w:t>contexts</w:t>
      </w:r>
      <w:commentRangeEnd w:id="12"/>
      <w:r w:rsidR="009D6802">
        <w:rPr>
          <w:rStyle w:val="CommentReference"/>
        </w:rPr>
        <w:commentReference w:id="12"/>
      </w:r>
      <w:r w:rsidR="00AE763C">
        <w:t>.</w:t>
      </w:r>
      <w:r w:rsidR="009A3390">
        <w:t xml:space="preserve"> Other work by </w:t>
      </w:r>
      <w:r w:rsidR="009A3390">
        <w:fldChar w:fldCharType="begin" w:fldLock="1"/>
      </w:r>
      <w:r w:rsidR="00112A31">
        <w:instrText>ADDIN CSL_CITATION { "citationItems" : [ { "id" : "ITEM-1", "itemData" : { "DOI" : "10.1177/000312240507000105", "ISBN" : "00031224", "ISSN" : "0003-1224", "abstract" : "This article explores the dynamics of cross-national cultural diffusion through the study of a case in which a symbolically powerful cultural practice, the traditionally English sport of cricket, successfully diffused to most but not all countries with close cultural ties to England. Neither network ties, nor national values, nor climatic conditions account for this disparity. Our explanation hinges instead on two key factors: first, the degree to which elites chose either to appropriate the game and deter others from participating or actively to promote it throughout the population for hegemonic purposes; and second, the degree to which the game was \"popularized\" by cultural entrepreneurs looking to get and keep spectators and athletes interested in the sport. Both outcomes relate to the nature of status hierarchies in these different societies, as well as the agency of elites and entrepreneurs in shaping the cultural valence of the game. The theoretical significance of this project is thus the observation that the diffusion of cultural practices can be promoted or discouraged by intermediaries with the power to shape the cultural meaning and institutional accessibility of such practices.", "author" : [ { "dropping-particle" : "", "family" : "Kaufman", "given" : "Jason", "non-dropping-particle" : "", "parse-names" : false, "suffix" : "" }, { "dropping-particle" : "", "family" : "Patterson", "given" : "Orlando", "non-dropping-particle" : "", "parse-names" : false, "suffix" : "" } ], "container-title" : "American Sociological Review", "id" : "ITEM-1", "issue" : "1", "issued" : { "date-parts" : [ [ "2005" ] ] }, "page" : "82-110", "title" : "Cross-National Cultural Diffusion: The Global Spread of Cricket", "type" : "article-journal", "volume" : "70" }, "uris" : [ "http://www.mendeley.com/documents/?uuid=1a3cfb1a-7bf8-4163-ac8a-374254ff875b" ] } ], "mendeley" : { "formattedCitation" : "(Kaufman and Patterson 2005)", "manualFormatting" : "Kaufman and Patterson (2005)", "plainTextFormattedCitation" : "(Kaufman and Patterson 2005)", "previouslyFormattedCitation" : "(Kaufman and Patterson 2005)" }, "properties" : { "noteIndex" : 0 }, "schema" : "https://github.com/citation-style-language/schema/raw/master/csl-citation.json" }</w:instrText>
      </w:r>
      <w:r w:rsidR="009A3390">
        <w:fldChar w:fldCharType="separate"/>
      </w:r>
      <w:r w:rsidR="009A3390" w:rsidRPr="009A3390">
        <w:rPr>
          <w:noProof/>
        </w:rPr>
        <w:t xml:space="preserve">Kaufman and Patterson </w:t>
      </w:r>
      <w:r w:rsidR="009A3390">
        <w:rPr>
          <w:noProof/>
        </w:rPr>
        <w:t>(</w:t>
      </w:r>
      <w:r w:rsidR="009A3390" w:rsidRPr="009A3390">
        <w:rPr>
          <w:noProof/>
        </w:rPr>
        <w:t>2005)</w:t>
      </w:r>
      <w:r w:rsidR="009A3390">
        <w:fldChar w:fldCharType="end"/>
      </w:r>
      <w:r w:rsidR="009A3390">
        <w:t xml:space="preserve"> has focused on tracing the particular channels and networks of diffusion for cultural practices such as the game of cricket.</w:t>
      </w:r>
      <w:r w:rsidR="00BE5EEC">
        <w:t xml:space="preserve"> A </w:t>
      </w:r>
      <w:r w:rsidR="00A84B73">
        <w:t>growing</w:t>
      </w:r>
      <w:r w:rsidR="00BE5EEC">
        <w:t xml:space="preserve"> set of empirical </w:t>
      </w:r>
      <w:r w:rsidR="00A84B73">
        <w:t>studies</w:t>
      </w:r>
      <w:r w:rsidR="00BE5EEC">
        <w:t xml:space="preserve"> of policy diffusion have identified key mechanisms such as shared “cognitive-psychological frameworks” </w:t>
      </w:r>
      <w:r w:rsidR="00340669">
        <w:t xml:space="preserve">that allow policies such as pension privatization to spread more quickly across certain sets of countries </w:t>
      </w:r>
      <w:r w:rsidR="00340669">
        <w:fldChar w:fldCharType="begin" w:fldLock="1"/>
      </w:r>
      <w:r w:rsidR="00C067E2">
        <w:instrText>ADDIN CSL_CITATION { "citationItems" : [ { "id" : "ITEM-1", "itemData" : { "DOI" : "10.1353/wp.2005.0019", "ISBN" : "0043-8871", "ISSN" : "0043-8871", "abstract" : "What accounts for the waves of policy diffusion that increasingly sweep across regions of the world? Why do many diverse countries adopt similar changes? Focusing on the spread of Chilean-style pension privatization in Latin America, this article assesses the relative merit of four theoretical explanations that scholars of diffusion have proposed. As the principal mechanism driving innovations' spread, these approaches emphasize external pressures, emanating especially from international financial institutions; the quest for symbolic or normative legitimacy; rational learning and cost-benefit calculation; and cognitive heuristics, respectively. The article assesses which one of these frameworks can best account for the three distinctive features of diffusion, namely its wavelike temporal pattern; its geographical clustering; and the spread of similarity amid diversity. While several approaches contribute to understanding policy diffusion, the analysis suggests that the cognitive-psychological framework offers a particularly persuasive account of the spread of pension reform.", "author" : [ { "dropping-particle" : "", "family" : "Weyland", "given" : "Kurt", "non-dropping-particle" : "", "parse-names" : false, "suffix" : "" } ], "container-title" : "World Politics", "id" : "ITEM-1", "issue" : "02", "issued" : { "date-parts" : [ [ "2005" ] ] }, "page" : "262-295", "title" : "Theories of Policy Diffusion: Lessons from Latin American Pension Reform", "type" : "article-journal", "volume" : "57" }, "uris" : [ "http://www.mendeley.com/documents/?uuid=458a9a8c-035a-4756-bb56-f178cbbdfff6" ] } ], "mendeley" : { "formattedCitation" : "(Weyland 2005)", "plainTextFormattedCitation" : "(Weyland 2005)", "previouslyFormattedCitation" : "(Weyland 2005)" }, "properties" : { "noteIndex" : 0 }, "schema" : "https://github.com/citation-style-language/schema/raw/master/csl-citation.json" }</w:instrText>
      </w:r>
      <w:r w:rsidR="00340669">
        <w:fldChar w:fldCharType="separate"/>
      </w:r>
      <w:r w:rsidR="00340669" w:rsidRPr="00340669">
        <w:rPr>
          <w:noProof/>
        </w:rPr>
        <w:t>(Weyland 2005)</w:t>
      </w:r>
      <w:r w:rsidR="00340669">
        <w:fldChar w:fldCharType="end"/>
      </w:r>
      <w:r w:rsidR="00340669">
        <w:t>. The diffusion of democracy</w:t>
      </w:r>
      <w:r w:rsidR="00C067E2">
        <w:t xml:space="preserve"> </w:t>
      </w:r>
      <w:r w:rsidR="00A84B73">
        <w:t xml:space="preserve">in particular </w:t>
      </w:r>
      <w:r w:rsidR="00C067E2">
        <w:t xml:space="preserve">has been the main focus of a number of studies that use </w:t>
      </w:r>
      <w:r w:rsidR="00A84B73">
        <w:t>large</w:t>
      </w:r>
      <w:r w:rsidR="00C067E2">
        <w:t xml:space="preserve"> country-year datasets to identify specific causal factors that influence the likelihood and timing of </w:t>
      </w:r>
      <w:r w:rsidR="00A84B73">
        <w:t xml:space="preserve">democratization </w:t>
      </w:r>
      <w:r w:rsidR="00C067E2">
        <w:t xml:space="preserve">around the world </w:t>
      </w:r>
      <w:r w:rsidR="00C067E2">
        <w:fldChar w:fldCharType="begin" w:fldLock="1"/>
      </w:r>
      <w:r w:rsidR="00C067E2">
        <w:instrText>ADDIN CSL_CITATION { "citationItems" : [ { "id" : "ITEM-1", "itemData" : { "DOI" : "10.5129/001041512802822842", "ISBN" : "0010-4159", "ISSN" : "00104159", "abstract" : "Surprisingly, waves of political regime contention in Europe have slowed down through history but have achieved more success in triggering advances toward democracy, as a comparison of the revolutions of 1848 and 1917-1919 shows. Major organizational developments account for these inverse trends. Before political mass organizations arose, ordinary people decided whether to emulate foreign challenges to established autocrats. Short on information, citizens relied heavily on inferential shortcuts and acted rashly, with little success. After the rise of mass organizations, common people took cues from their representative leaders, who had more information and greater processing capacity. Before emulating an external precedent and challenging their ruler, leaders waited for propitious circumstances. Therefore, twentieth century regime contention diffused more slowly yet with greater success.", "author" : [ { "dropping-particle" : "", "family" : "Weyland", "given" : "Kurt", "non-dropping-particle" : "", "parse-names" : false, "suffix" : "" } ], "container-title" : "Comparative Politics", "id" : "ITEM-1", "issued" : { "date-parts" : [ [ "2012" ] ] }, "page" : "25-45", "title" : "Diffusion Waves in European Democratization: The Impact of Organizational Development", "type" : "article-journal", "volume" : "45" }, "uris" : [ "http://www.mendeley.com/documents/?uuid=c39edeaf-805d-4671-9609-a3d821c44955" ] }, { "id" : "ITEM-2", "itemData" : { "author" : [ { "dropping-particle" : "", "family" : "Wejnert", "given" : "Barbara", "non-dropping-particle" : "", "parse-names" : false, "suffix" : "" } ], "container-title" : "American Sociological Review", "id" : "ITEM-2", "issue" : "2", "issued" : { "date-parts" : [ [ "2005" ] ] }, "page" : "53-81", "title" : "Diffusion, Development, and Democracy, 1800\u20131999", "type" : "article-journal", "volume" : "70" }, "uris" : [ "http://www.mendeley.com/documents/?uuid=35ae9b0e-9462-43d3-8c64-ef514f6cca7e" ] } ], "mendeley" : { "formattedCitation" : "(Wejnert 2005; Weyland 2012)", "plainTextFormattedCitation" : "(Wejnert 2005; Weyland 2012)", "previouslyFormattedCitation" : "(Wejnert 2005; Weyland 2012)" }, "properties" : { "noteIndex" : 0 }, "schema" : "https://github.com/citation-style-language/schema/raw/master/csl-citation.json" }</w:instrText>
      </w:r>
      <w:r w:rsidR="00C067E2">
        <w:fldChar w:fldCharType="separate"/>
      </w:r>
      <w:r w:rsidR="00C067E2" w:rsidRPr="00C067E2">
        <w:rPr>
          <w:noProof/>
        </w:rPr>
        <w:t>(Wejnert 2005; Weyland 2012)</w:t>
      </w:r>
      <w:r w:rsidR="00C067E2">
        <w:fldChar w:fldCharType="end"/>
      </w:r>
      <w:r w:rsidR="00C067E2">
        <w:t xml:space="preserve">. Within economics, a body of literature has emerged focusing on the specific technologies that are diffused and their effects on economic development </w:t>
      </w:r>
      <w:r w:rsidR="00C067E2">
        <w:fldChar w:fldCharType="begin" w:fldLock="1"/>
      </w:r>
      <w:r w:rsidR="00F56A4E">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"id" : "ITEM-2", "itemData" : { "DOI" : "10.1007/s10887-008-9035-5", "ISBN" : "1381-4338\\r1573-7020", "ISSN" : "13814338", "abstract" : "Abstract We present evidence on the differences in the intensity with which ten major technologies are used in 185 countries across the world. We do so by calculating how many years ago these technologies were used in the U.S. with the same intensity as they are used in the countries in our sample. We denote these time lags as technology usage lags and compare them with lags in real GDP per capita. We find that (i) technology usage lags are large, often comparable to lags in real GDP per capita, (ii) usage lags are highly correlated with lags in per-capita income, and (iii) usage lags are highly correlated across technologies. The productivity differentials between the state-of-the-art technologies that we consider and the ones they replace, combined with the usage lags that we document, lead us to infer that differences in the intensity of usage of technologies might account for a large part of cross-country TFP differentials.", "author" : [ { "dropping-particle" : "", "family" : "Comin", "given" : "Diego", "non-dropping-particle" : "", "parse-names" : false, "suffix" : "" }, { "dropping-particle" : "", "family" : "Hobijn", "given" : "Bart", "non-dropping-particle" : "", "parse-names" : false, "suffix" : "" }, { "dropping-particle" : "", "family" : "Rovito", "given" : "Emilie", "non-dropping-particle" : "", "parse-names" : false, "suffix" : "" } ], "container-title" : "Journal of Economic Growth", "id" : "ITEM-2", "issue" : "4", "issued" : { "date-parts" : [ [ "2008" ] ] }, "page" : "237-256", "title" : "Technology Usage Lags", "type" : "article-journal", "volume" : "13" }, "uris" : [ "http://www.mendeley.com/documents/?uuid=89cc9f9a-f566-48b5-ad04-a073ecc443f2" ] }, { "id" : "ITEM-3", "itemData" : { "DOI" : "10.1257/aer.100.5.2031", "ISBN" : "9780226002125", "ISSN" : "00028282", "abstract" : "We develop a model that, at the aggregate level, is similar to the one-sector neoclassical growth model; at the disaggregate level, it has implications for the path of observable measures of technology adoption. We estimate it using data on the diffusion of 15 technologies in 166 countries over the last two centuries. Our results reveal that, on average, countries have adopted technologies 45 years after their invention. There is substantial variation across technologies and countries. Newer technologies have been adopted faster than old ones. The cross-country variation in the adoption of technologies accounts for at least 25 percent of per capita income differences.", "author" : [ { "dropping-particle" : "", "family" : "Comin", "given" : "Diego", "non-dropping-particle" : "", "parse-names" : false, "suffix" : "" }, { "dropping-particle" : "", "family" : "Hobijn", "given" : "Bart", "non-dropping-particle" : "", "parse-names" : false, "suffix" : "" } ], "container-title" : "American Economic Review", "id" : "ITEM-3", "issue" : "December", "issued" : { "date-parts" : [ [ "2010" ] ] }, "page" : "2031-2059", "title" : "An Exploration of Technology Diffusion", "type" : "article-journal", "volume" : "100" }, "uris" : [ "http://www.mendeley.com/documents/?uuid=5e410a72-836d-42f3-be5a-5f422579d899" ] }, { "id" : "ITEM-4", "itemData" : { "DOI" : "10.1257/0022051042177685", "ISBN" : "0805853189", "ISSN" : "0022-0515", "PMID" : "25246403", "abstract" : "The article focuses on the empirics of international technology diffusion and discusses its role in enhancing the productivity and performance of an economy. The pattern of worldwide technical change is determined in large part by international technology diffusion. International technology diffusion is important because it determines the pace at which the world's technology frontier may expand in the future. Some of the major channels for technology diffusion across countries may include international trade and foreign direct investment. There is evidence that imports are a significant channel of technology diffusion. Theories of endogenous technical change of the early 1990s emphasize two aspects of technology. The first one is that technology is non-rival in the sense that the marginal costs for an additional agent to use the technology are negligible. The second aspect is that the return to technological investments is partly private and partly public. Movement of technology from one country to other is possible through international trade in intermediate goods.", "author" : [ { "dropping-particle" : "", "family" : "Keller", "given" : "Wolfgang", "non-dropping-particle" : "", "parse-names" : false, "suffix" : "" } ], "container-title" : "Journal of Economic Literature", "id" : "ITEM-4", "issue" : "3", "issued" : { "date-parts" : [ [ "2004" ] ] }, "page" : "752-782", "title" : "International Technology Diffusion", "type" : "article-journal", "volume" : "42" }, "uris" : [ "http://www.mendeley.com/documents/?uuid=db96f50b-b805-4b56-b18a-6f0269cd2e04" ] } ], "mendeley" : { "formattedCitation" : "(Comin, Hobijn, and Rovito 2008; Comin and Hobijn 2010; Keller 2004; Spolaore and Wacziarg 2009)", "plainTextFormattedCitation" : "(Comin, Hobijn, and Rovito 2008; Comin and Hobijn 2010; Keller 2004; Spolaore and Wacziarg 2009)", "previouslyFormattedCitation" : "(Comin, Hobijn, and Rovito 2008; Comin and Hobijn 2010; Keller 2004; Spolaore and Wacziarg 2009)" }, "properties" : { "noteIndex" : 0 }, "schema" : "https://github.com/citation-style-language/schema/raw/master/csl-citation.json" }</w:instrText>
      </w:r>
      <w:r w:rsidR="00C067E2">
        <w:fldChar w:fldCharType="separate"/>
      </w:r>
      <w:r w:rsidR="00B74FE9" w:rsidRPr="00B74FE9">
        <w:rPr>
          <w:noProof/>
        </w:rPr>
        <w:t>(Comin, Hobijn, and Rovito 2008; Comin and Hobijn 2010; Keller 2004; Spolaore and Wacziarg 2009)</w:t>
      </w:r>
      <w:r w:rsidR="00C067E2">
        <w:fldChar w:fldCharType="end"/>
      </w:r>
    </w:p>
    <w:p w14:paraId="5AD75D40" w14:textId="77777777" w:rsidR="00A80E7B" w:rsidRDefault="00D244EA" w:rsidP="00D244EA">
      <w:pPr>
        <w:ind w:firstLine="360"/>
        <w:jc w:val="both"/>
      </w:pPr>
      <w:r>
        <w:t>This paper contribut</w:t>
      </w:r>
      <w:r w:rsidR="009F236D">
        <w:t>es to the literature on culture</w:t>
      </w:r>
      <w:r>
        <w:t xml:space="preserve"> and transnational diffusion by identifying a novel relationship between cultural similarity (as proxied by linguistic distance) a</w:t>
      </w:r>
      <w:r w:rsidR="009F236D">
        <w:t xml:space="preserve">nd patterns of economic growth. The use of linguistic distance as a proxy for cultural distance may offer a new source for uncovering the roots of certain transnational diffusion </w:t>
      </w:r>
      <w:commentRangeStart w:id="13"/>
      <w:r w:rsidR="009F236D">
        <w:t>networks</w:t>
      </w:r>
      <w:commentRangeEnd w:id="13"/>
      <w:r w:rsidR="009D6802">
        <w:rPr>
          <w:rStyle w:val="CommentReference"/>
        </w:rPr>
        <w:commentReference w:id="13"/>
      </w:r>
      <w:r w:rsidR="009F236D">
        <w:t>.</w:t>
      </w:r>
    </w:p>
    <w:p w14:paraId="13213D50" w14:textId="77777777" w:rsidR="0093436D" w:rsidRDefault="00D80159" w:rsidP="007179D1">
      <w:pPr>
        <w:ind w:firstLine="360"/>
        <w:jc w:val="both"/>
      </w:pPr>
      <w:r>
        <w:t xml:space="preserve">In addition, </w:t>
      </w:r>
      <w:r w:rsidR="007179D1">
        <w:t>this</w:t>
      </w:r>
      <w:r w:rsidR="00A80E7B">
        <w:t xml:space="preserve"> paper addresses a number of </w:t>
      </w:r>
      <w:r>
        <w:t xml:space="preserve">theoretical and methodological </w:t>
      </w:r>
      <w:r w:rsidR="00A80E7B">
        <w:t>issues that ha</w:t>
      </w:r>
      <w:r w:rsidR="007179D1">
        <w:t>ve arisen in the study of supranational</w:t>
      </w:r>
      <w:r w:rsidR="00A80E7B">
        <w:t xml:space="preserve"> patterns of economic </w:t>
      </w:r>
      <w:r>
        <w:t>development that will be discussed in the following section.</w:t>
      </w:r>
    </w:p>
    <w:p w14:paraId="7D39F076" w14:textId="77777777" w:rsidR="0093436D" w:rsidRDefault="0093436D" w:rsidP="00201C45">
      <w:pPr>
        <w:jc w:val="both"/>
      </w:pPr>
    </w:p>
    <w:p w14:paraId="32CAED3B" w14:textId="77777777" w:rsidR="007179D1" w:rsidRDefault="007179D1" w:rsidP="00201C45">
      <w:pPr>
        <w:jc w:val="both"/>
      </w:pPr>
    </w:p>
    <w:p w14:paraId="2DFBCEC5" w14:textId="77777777" w:rsidR="0093436D" w:rsidRPr="007179D1" w:rsidRDefault="0093436D" w:rsidP="00201C45">
      <w:pPr>
        <w:jc w:val="both"/>
        <w:rPr>
          <w:b/>
          <w:sz w:val="28"/>
        </w:rPr>
      </w:pPr>
      <w:r w:rsidRPr="007179D1">
        <w:rPr>
          <w:b/>
          <w:sz w:val="28"/>
        </w:rPr>
        <w:t>Strict Causality vs. Patterns of Association</w:t>
      </w:r>
      <w:r w:rsidR="00EA7314">
        <w:rPr>
          <w:b/>
          <w:sz w:val="28"/>
        </w:rPr>
        <w:t xml:space="preserve"> in Cross-Country Studies</w:t>
      </w:r>
    </w:p>
    <w:p w14:paraId="30382958" w14:textId="77777777" w:rsidR="0093436D" w:rsidRDefault="0093436D" w:rsidP="00201C45">
      <w:pPr>
        <w:jc w:val="both"/>
      </w:pPr>
    </w:p>
    <w:p w14:paraId="7596DD46" w14:textId="77777777" w:rsidR="00EA7314" w:rsidRDefault="006360DF" w:rsidP="004D4A3B">
      <w:pPr>
        <w:jc w:val="both"/>
      </w:pPr>
      <w:r>
        <w:t>T</w:t>
      </w:r>
      <w:r w:rsidR="00A80E7B">
        <w:t>his paper advocates a shift away from a</w:t>
      </w:r>
      <w:r>
        <w:t>n exclusive</w:t>
      </w:r>
      <w:r w:rsidR="00A80E7B">
        <w:t xml:space="preserve"> focus on strict causal models that </w:t>
      </w:r>
      <w:r w:rsidR="009B5E9B">
        <w:t>attempt</w:t>
      </w:r>
      <w:r w:rsidR="00A80E7B">
        <w:t xml:space="preserve"> to isolate and identify the effect</w:t>
      </w:r>
      <w:r w:rsidR="009B5E9B">
        <w:t>s</w:t>
      </w:r>
      <w:r w:rsidR="00A80E7B">
        <w:t xml:space="preserve"> of individual factors on patterns of economic development. </w:t>
      </w:r>
      <w:r w:rsidR="00CC2CC7">
        <w:t xml:space="preserve">There are two strongly interrelated reasons for this. First, given the limited </w:t>
      </w:r>
      <w:r w:rsidR="00545E09">
        <w:t>sample</w:t>
      </w:r>
      <w:r w:rsidR="00CC2CC7">
        <w:t xml:space="preserve"> size of any country-level analysis (there are currently 193 United Nations member s</w:t>
      </w:r>
      <w:r w:rsidR="004D4A3B">
        <w:t xml:space="preserve">tates) </w:t>
      </w:r>
      <w:r w:rsidR="00CC2CC7">
        <w:t xml:space="preserve">relative to the myriad potential explanatory factors, the system </w:t>
      </w:r>
      <w:r w:rsidR="004D4A3B">
        <w:t>is statistically overdetermined, even with country-year data.</w:t>
      </w:r>
    </w:p>
    <w:p w14:paraId="37B3AB22" w14:textId="77777777" w:rsidR="00D10FF4" w:rsidRDefault="003C5FA5" w:rsidP="001C4F3B">
      <w:pPr>
        <w:ind w:firstLine="360"/>
        <w:jc w:val="both"/>
      </w:pPr>
      <w:r>
        <w:t>Second, there exists too much endogeneity among potential</w:t>
      </w:r>
      <w:r w:rsidR="004D4A3B">
        <w:t>ly important</w:t>
      </w:r>
      <w:r>
        <w:t xml:space="preserve"> explanatory factors to be able to sufficiently isolate a single factor and identify its causal effects.</w:t>
      </w:r>
      <w:r w:rsidR="00CF36F3">
        <w:t xml:space="preserve"> </w:t>
      </w:r>
      <w:r w:rsidR="004D4A3B">
        <w:t>For example, i</w:t>
      </w:r>
      <w:r w:rsidR="00201C45">
        <w:t xml:space="preserve">n the debate over whether institutions or capital accumulation (including human capital) better explain variation in development outcomes, </w:t>
      </w:r>
      <w:r w:rsidR="000644B2">
        <w:t xml:space="preserve">institutions and (human) capital are too intimately interrelated to </w:t>
      </w:r>
      <w:r w:rsidR="00321D18">
        <w:t xml:space="preserve">make such a </w:t>
      </w:r>
      <w:r w:rsidR="00D80159">
        <w:t>distinction</w:t>
      </w:r>
      <w:r w:rsidR="00321D18">
        <w:t xml:space="preserve"> useful</w:t>
      </w:r>
      <w:r w:rsidR="00201C45">
        <w:t>. Greater levels of education likely strengthen institutions</w:t>
      </w:r>
      <w:r w:rsidR="00321D18">
        <w:t>, and greater institutional capacity likely increases levels of education</w:t>
      </w:r>
      <w:r w:rsidR="00201C45">
        <w:t xml:space="preserve">. </w:t>
      </w:r>
      <w:del w:id="14" w:author="Dalton Conley" w:date="2016-06-08T10:50:00Z">
        <w:r w:rsidR="0022334C" w:rsidDel="009D6802">
          <w:delText xml:space="preserve">Rather </w:delText>
        </w:r>
      </w:del>
      <w:ins w:id="15" w:author="Dalton Conley" w:date="2016-06-08T10:50:00Z">
        <w:r w:rsidR="009D6802">
          <w:t>In addition to</w:t>
        </w:r>
      </w:ins>
      <w:del w:id="16" w:author="Dalton Conley" w:date="2016-06-08T10:50:00Z">
        <w:r w:rsidR="0022334C" w:rsidDel="009D6802">
          <w:delText>than attempt to cut</w:delText>
        </w:r>
      </w:del>
      <w:ins w:id="17" w:author="Dalton Conley" w:date="2016-06-08T10:50:00Z">
        <w:r w:rsidR="009D6802">
          <w:t xml:space="preserve"> hacking through</w:t>
        </w:r>
      </w:ins>
      <w:r w:rsidR="0022334C">
        <w:t xml:space="preserve"> the Gordian knot of causal identification in country-level patterns of development, I argue that researchers should </w:t>
      </w:r>
      <w:commentRangeStart w:id="18"/>
      <w:del w:id="19" w:author="Dalton Conley" w:date="2016-06-08T10:50:00Z">
        <w:r w:rsidR="0022334C" w:rsidDel="009D6802">
          <w:delText xml:space="preserve">instead </w:delText>
        </w:r>
      </w:del>
      <w:ins w:id="20" w:author="Dalton Conley" w:date="2016-06-08T10:50:00Z">
        <w:r w:rsidR="009D6802">
          <w:t>also</w:t>
        </w:r>
        <w:commentRangeEnd w:id="18"/>
        <w:r w:rsidR="009D6802">
          <w:rPr>
            <w:rStyle w:val="CommentReference"/>
          </w:rPr>
          <w:commentReference w:id="18"/>
        </w:r>
        <w:r w:rsidR="009D6802">
          <w:t xml:space="preserve"> </w:t>
        </w:r>
      </w:ins>
      <w:r w:rsidR="0022334C">
        <w:t xml:space="preserve">devote more </w:t>
      </w:r>
      <w:r w:rsidR="00D80159">
        <w:t>attention</w:t>
      </w:r>
      <w:r w:rsidR="0022334C">
        <w:t xml:space="preserve"> to mapping out cross-country patterns and </w:t>
      </w:r>
      <w:r w:rsidR="00D80159">
        <w:t>to</w:t>
      </w:r>
      <w:r w:rsidR="0022334C">
        <w:t xml:space="preserve"> examining the specific channels or mechanisms by which these patterns may arise.</w:t>
      </w:r>
    </w:p>
    <w:p w14:paraId="02B915FD" w14:textId="77777777" w:rsidR="00EA7314" w:rsidRDefault="00EA7314" w:rsidP="00201C45">
      <w:pPr>
        <w:jc w:val="both"/>
      </w:pPr>
    </w:p>
    <w:p w14:paraId="118D4E33" w14:textId="77777777" w:rsidR="00D10FF4" w:rsidRDefault="00D10FF4" w:rsidP="00201C45">
      <w:pPr>
        <w:jc w:val="both"/>
      </w:pPr>
    </w:p>
    <w:p w14:paraId="74FDB259" w14:textId="77777777" w:rsidR="0093436D" w:rsidRPr="00EA7314" w:rsidRDefault="00EA7314" w:rsidP="00201C45">
      <w:pPr>
        <w:jc w:val="both"/>
        <w:rPr>
          <w:b/>
          <w:sz w:val="28"/>
        </w:rPr>
      </w:pPr>
      <w:r w:rsidRPr="00EA7314">
        <w:rPr>
          <w:b/>
          <w:sz w:val="28"/>
        </w:rPr>
        <w:t xml:space="preserve">Levels of Income </w:t>
      </w:r>
      <w:r w:rsidR="00974103">
        <w:rPr>
          <w:b/>
          <w:sz w:val="28"/>
        </w:rPr>
        <w:t>versus</w:t>
      </w:r>
      <w:r w:rsidR="0093436D" w:rsidRPr="00EA7314">
        <w:rPr>
          <w:b/>
          <w:sz w:val="28"/>
        </w:rPr>
        <w:t xml:space="preserve"> Patterns of Growth</w:t>
      </w:r>
    </w:p>
    <w:p w14:paraId="43AFFD8A" w14:textId="77777777" w:rsidR="0093436D" w:rsidRDefault="0093436D" w:rsidP="00201C45">
      <w:pPr>
        <w:jc w:val="both"/>
      </w:pPr>
    </w:p>
    <w:p w14:paraId="519E5EB0" w14:textId="77777777" w:rsidR="003013E1" w:rsidRDefault="00321D18" w:rsidP="003E0BBB">
      <w:pPr>
        <w:jc w:val="both"/>
      </w:pPr>
      <w:r>
        <w:t>P</w:t>
      </w:r>
      <w:r w:rsidR="0022334C">
        <w:t xml:space="preserve">revious work on economic development has focused on income levels, which suffer from high temporal autocorrelation. </w:t>
      </w:r>
      <w:r w:rsidR="00E820A0">
        <w:t>A number of studies</w:t>
      </w:r>
      <w:r w:rsidR="00BB13C1">
        <w:t xml:space="preserve"> have </w:t>
      </w:r>
      <w:r>
        <w:t>shown</w:t>
      </w:r>
      <w:r w:rsidR="00BB13C1">
        <w:t xml:space="preserve"> the long-term persistence of relative income levels over time</w:t>
      </w:r>
      <w:r w:rsidR="00E820A0">
        <w:t xml:space="preserve"> </w:t>
      </w:r>
      <w:r w:rsidR="00E820A0">
        <w:fldChar w:fldCharType="begin" w:fldLock="1"/>
      </w:r>
      <w:r w:rsidR="00F56A4E">
        <w:instrText>ADDIN CSL_CITATION { "citationItems" : [ { "id" : "ITEM-1", "itemData" : { "DOI" : "10.1073/pnas.0305531101", "ISBN" : "0027-8424", "ISSN" : "0027-8424", "PMID" : "14985502", "abstract" : "The most important event in human economic history before the industrial revolution was the Neolithic transition from a nomadic hunter-gatherer lifestyle to sedentary agriculture, beginning approximately 10,000 years ago. The transition made possible the human population explosion, the rise of non-food-producing specialists, and the acceleration of technological progress that led eventually to the industrial revolution. But the transition occurred at different times in different regions of the world, with big consequences for the present-day economic conditions of populations indigenous to each region. In this article, we show that differences in biogeographic initial conditions and in geography largely account for the different timings of the Neolithic transition and, thereby, ultimately help account for the 100-fold differences among the prosperity of nations today. The effects of biogeography and geography on the wealth of nations are partly mediated by the quality of present-day institutions but also are partly independent of institutional quality.", "author" : [ { "dropping-particle" : "", "family" : "Hibbs", "given" : "Douglas a", "non-dropping-particle" : "", "parse-names" : false, "suffix" : "" }, { "dropping-particle" : "", "family" : "Olsson", "given" : "Ola", "non-dropping-particle" : "", "parse-names" : false, "suffix" : "" } ], "container-title" : "Proceedings of the National Academy of Sciences of the United States of America", "id" : "ITEM-1", "issue" : "10", "issued" : { "date-parts" : [ [ "2004" ] ] }, "page" : "3715-3720", "title" : "Geography, Biogeography, and Why Some Countries are Rich and Others are Poor", "type" : "article-journal", "volume" : "101" }, "uris" : [ "http://www.mendeley.com/documents/?uuid=60a024a9-00ee-4786-bafc-dc303460888f" ] }, { "id" : "ITEM-2", "itemData" : { "DOI" : "10.1257/mac.2.3.65", "ISBN" : "9780717201396", "ISSN" : "1945-7707", "abstract" : "We assemble a dataset on technology adoption in 1000 bc, 0 ad, and 1500 AD for the predecessors to today's nation states. Technological differences are surprisingly persistent over long periods of time. Our most interesting, strong, and robust results are for the association of 1500 AD technology with per capita income and technology adoption today. We also find robust and significant technological persistence from 1000 BC to 0 AD, and from 0 AD to 1500 AD. The evidence is consistent with a model where the cost of adopting new technologies declines sufficiently with the current level of adoption.", "author" : [ { "dropping-particle" : "", "family" : "Comin", "given" : "Diego", "non-dropping-particle" : "", "parse-names" : false, "suffix" : "" }, { "dropping-particle" : "", "family" : "Easterly", "given" : "William", "non-dropping-particle" : "", "parse-names" : false, "suffix" : "" }, { "dropping-particle" : "", "family" : "Gong", "given" : "Erick", "non-dropping-particle" : "", "parse-names" : false, "suffix" : "" } ], "container-title" : "American Economic Journal: Macroeconomics", "id" : "ITEM-2", "issue" : "3", "issued" : { "date-parts" : [ [ "2010" ] ] }, "page" : "65-97", "title" : "Was the Wealth of Nations Determined in 1000 BC?", "type" : "article-journal", "volume" : "2" }, "uris" : [ "http://www.mendeley.com/documents/?uuid=aff996d6-7de8-4b4d-9ef9-15704cd0d642" ] }, { "id" : "ITEM-3", "itemData" : { "DOI" : "10.1257/mac.6.3.1", "ISSN" : "19457715", "abstract" : "We revisit the idea that colonized countries that were more (less) economically advanced in 1500 became poorer (richer, respectively) by the late 20th century. Using data on place of origin of today's country populations and the urbanization and population density measures used by Acemoglu et al. (2002) as indicators of level of development in 1500, we confirm a reversal of fortune for territories but find persistence of fortune and their descendants. The results are equally strong or stronger for three alternative measures of early development, namely years since transition to agriculture, state history, and the Comin et al (2010) year 1500 technology index. They are also robust to changing end years, to inclusion of non-colonized countries or exclusion of \"neo-Europes\" and city states, and to the addition of various controls.", "author" : [ { "dropping-particle" : "", "family" : "Chanda", "given" : "Areendam", "non-dropping-particle" : "", "parse-names" : false, "suffix" : "" }, { "dropping-particle" : "", "family" : "Justin Cook", "given" : "C.", "non-dropping-particle" : "", "parse-names" : false, "suffix" : "" }, { "dropping-particle" : "", "family" : "Putterman", "given" : "Louis", "non-dropping-particle" : "", "parse-names" : false, "suffix" : "" } ], "container-title" : "American Economic Journal: Macroeconomics", "id" : "ITEM-3", "issue" : "3", "issued" : { "date-parts" : [ [ "2014" ] ] }, "page" : "1-28", "title" : "Persistence of Fortune: Accounting for Population Movements, There was no Post-Columbian Reversal", "type" : "article-journal", "volume" : "6" }, "uris" : [ "http://www.mendeley.com/documents/?uuid=47fed51e-9300-4841-873f-82c3b55f860a" ] }, { "id" : "ITEM-4", "itemData" : { "DOI" : "10.1162/qjec.2010.125.4.1627", "ISBN" : "0033-5533", "ISSN" : "0033-5533", "PMID" : "24478530", "abstract" : "We construct a matrix showing the share of the year 2000 population in every country that is descended from people in different source countries in the year 1500. Using the matrix to adjust indicators of early development so that they reflect the history of a population's ancestors rather than the history of the place they live today greatly improves the ability of those indicators to predict current GDP. The variance of the early development history of a country's inhabitants is a good predictor for current inequality, with ethnic groups originating in regions having longer histories of organized states tending to be at the upper end of a country's income distribution.", "author" : [ { "dropping-particle" : "", "family" : "Putterman", "given" : "Louis", "non-dropping-particle" : "", "parse-names" : false, "suffix" : "" }, { "dropping-particle" : "", "family" : "Weil", "given" : "David N.", "non-dropping-particle" : "", "parse-names" : false, "suffix" : "" } ], "container-title" : "The Quarterly Journal of Economics", "id" : "ITEM-4", "issue" : "4", "issued" : { "date-parts" : [ [ "2010" ] ] }, "page" : "1627-1682", "title" : "Post-1500 Population Flows and the Long-Run Determinants of Economic Growth and Inequality", "type" : "article-journal", "volume" : "125" }, "uris" : [ "http://www.mendeley.com/documents/?uuid=e5a5588e-669a-4c1c-907d-de9da486ebb3" ] } ], "mendeley" : { "formattedCitation" : "(Chanda, Justin Cook, and Putterman 2014; Comin, Easterly, and Gong 2010; Hibbs and Olsson 2004; Putterman and Weil 2010)", "plainTextFormattedCitation" : "(Chanda, Justin Cook, and Putterman 2014; Comin, Easterly, and Gong 2010; Hibbs and Olsson 2004; Putterman and Weil 2010)", "previouslyFormattedCitation" : "(Chanda, Justin Cook, and Putterman 2014; Comin, Easterly, and Gong 2010; Hibbs and Olsson 2004; Putterman and Weil 2010)" }, "properties" : { "noteIndex" : 0 }, "schema" : "https://github.com/citation-style-language/schema/raw/master/csl-citation.json" }</w:instrText>
      </w:r>
      <w:r w:rsidR="00E820A0">
        <w:fldChar w:fldCharType="separate"/>
      </w:r>
      <w:r w:rsidR="00B74FE9" w:rsidRPr="00B74FE9">
        <w:rPr>
          <w:noProof/>
        </w:rPr>
        <w:t>(Chanda, Justin Cook, and Putterman 2014; Comin, Easterly, and Gong 2010; Hibbs and Olsson 2004; Putterman and Weil 2010)</w:t>
      </w:r>
      <w:r w:rsidR="00E820A0">
        <w:fldChar w:fldCharType="end"/>
      </w:r>
      <w:r w:rsidR="00BB13C1">
        <w:t xml:space="preserve">. Moreover, the historical mechanisms of accumulating returns and path dependence </w:t>
      </w:r>
      <w:r w:rsidR="00440331">
        <w:t xml:space="preserve">may </w:t>
      </w:r>
      <w:r w:rsidR="00F12C84">
        <w:t xml:space="preserve">partly explain why there exist such high </w:t>
      </w:r>
      <w:r w:rsidR="00440331">
        <w:t xml:space="preserve">degrees of </w:t>
      </w:r>
      <w:r w:rsidR="00F12C84">
        <w:t xml:space="preserve">temporal autocorrelation </w:t>
      </w:r>
      <w:r w:rsidR="00266C4B">
        <w:t>over</w:t>
      </w:r>
      <w:r w:rsidR="00F12C84">
        <w:t xml:space="preserve"> the </w:t>
      </w:r>
      <w:r w:rsidR="00266C4B" w:rsidRPr="00266C4B">
        <w:t>longue durée</w:t>
      </w:r>
      <w:r w:rsidR="00F12C84">
        <w:t xml:space="preserve">. Thus, recent studies attempting to explain contemporary variation in levels of development </w:t>
      </w:r>
      <w:r w:rsidR="00440331">
        <w:t xml:space="preserve">may simply be detecting earlier historical </w:t>
      </w:r>
      <w:r w:rsidR="00F40419">
        <w:t>income levels</w:t>
      </w:r>
      <w:r w:rsidR="00440331">
        <w:t xml:space="preserve"> rather than the effects of more contemporary diffusion networks or other supranational development factors.</w:t>
      </w:r>
    </w:p>
    <w:p w14:paraId="43A371AF" w14:textId="77777777" w:rsidR="001C4194" w:rsidRDefault="003013E1" w:rsidP="00EA7314">
      <w:pPr>
        <w:ind w:firstLine="720"/>
        <w:jc w:val="both"/>
      </w:pPr>
      <w:r>
        <w:t>To address this problem, this paper examines patterns of economic growth rather than levels of income. While the relative ranking</w:t>
      </w:r>
      <w:r w:rsidR="00440331">
        <w:t>s</w:t>
      </w:r>
      <w:r>
        <w:t xml:space="preserve"> of countries by income </w:t>
      </w:r>
      <w:r w:rsidR="00440331">
        <w:t xml:space="preserve">may be fairly </w:t>
      </w:r>
      <w:r w:rsidR="00F40419">
        <w:t>stable</w:t>
      </w:r>
      <w:r w:rsidR="00440331">
        <w:t xml:space="preserve"> over time</w:t>
      </w:r>
      <w:r>
        <w:t xml:space="preserve">, it is less clear that the specific temporal shapes of their economic </w:t>
      </w:r>
      <w:r w:rsidR="004B784F">
        <w:t>growth rates</w:t>
      </w:r>
      <w:r>
        <w:t xml:space="preserve"> over time would be contingent on their prior levels of income. Moreover, I have </w:t>
      </w:r>
      <w:r w:rsidR="004B784F">
        <w:t xml:space="preserve">taken the additional step of </w:t>
      </w:r>
      <w:r>
        <w:t xml:space="preserve">standardizing growth rates: for any given country, </w:t>
      </w:r>
      <w:r w:rsidR="004B784F">
        <w:t>its</w:t>
      </w:r>
      <w:r>
        <w:t xml:space="preserve"> </w:t>
      </w:r>
      <w:r w:rsidR="00F40419">
        <w:t xml:space="preserve">annual </w:t>
      </w:r>
      <w:r>
        <w:t xml:space="preserve">growth rates have been de-meaned and </w:t>
      </w:r>
      <w:r w:rsidR="00355CA2">
        <w:t>re-scaled to unit standard deviations</w:t>
      </w:r>
      <w:r>
        <w:t xml:space="preserve">. </w:t>
      </w:r>
      <w:r w:rsidR="001C4194">
        <w:t>This further removes the effects of prior levels of income on patterns of economic growth. Without this step, one could expect a meaningful relationship between higher levels of income and lower average growth rates (following the beta-convergence of the neoclassical growth model) and with lower variance due to lower volatility in growth rates</w:t>
      </w:r>
      <w:r w:rsidR="00752463">
        <w:t xml:space="preserve"> </w:t>
      </w:r>
      <w:r w:rsidR="00752463">
        <w:fldChar w:fldCharType="begin" w:fldLock="1"/>
      </w:r>
      <w:r w:rsidR="00356B72">
        <w:instrText>ADDIN CSL_CITATION { "citationItems" : [ { "id" : "ITEM-1", "itemData" : { "DOI" : "10.1086/261816", "ISBN" : "0022-3808", "ISSN" : "0022-3808", "abstract" : "A key economic issue is whether poor countries or regions tend to grow faster than rich ones: are there automatic forces that lead to convergence over time in the levels of per capita income and prod- uct? We use the neoclassical growth model as a framework to study convergence across the 48 contiguous U.S. states. We exploit data on personal income since 1840 and on gross state product since 1963. The U.S. states provide clear evidence of convergence, but the findings can be reconciled quantitatively with the neoclassical model only if diminishing returns to capital set in very slowly. The results for per capita gross domestic product from a broad sample of countries are similar if we hold constant a set of variables that proxy for differences in steady-state characteristics. A", "author" : [ { "dropping-particle" : "", "family" : "Barro", "given" : "Robert J.", "non-dropping-particle" : "", "parse-names" : false, "suffix" : "" }, { "dropping-particle" : "", "family" : "Sala-i-Martin", "given" : "Xavier", "non-dropping-particle" : "", "parse-names" : false, "suffix" : "" } ], "container-title" : "Journal of Political Economy", "id" : "ITEM-1", "issue" : "2", "issued" : { "date-parts" : [ [ "1992" ] ] }, "page" : "223-251", "title" : "Convergence", "type" : "article-journal", "volume" : "100" }, "uris" : [ "http://www.mendeley.com/documents/?uuid=c6a1aa46-a0b1-4cb8-ab37-916dcae33ff4" ] }, { "id" : "ITEM-2", "itemData" : { "DOI" : "10.2307/2118477", "ISBN" : "0033-5533", "ISSN" : "0033-5533", "abstract" : "This paper examines whether the Solow growth model is consistent with the international variation in the standard of living. It shows that an augmented Solow model that includes accumulation of human as well as physical capital provides an excellent description of the cross-country data. The paper also examines the implications of the Solow model for convergence in standards of living, that is, for whether poor countries tend to grow faster than rich countries. The evidence indicates that, holding population growth and capital accumulation constant, countries converge at about the rate the augmented Solow model predicts.",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"Quarterly Journal of Economics", "id" : "ITEM-2", "issue" : "2", "issued" : { "date-parts" : [ [ "1992" ] ] }, "page" : "407-437", "title" : "A Contribution to the Empirics of Economic Growth", "type" : "article-journal", "volume" : "107" }, "uris" : [ "http://www.mendeley.com/documents/?uuid=e87e2ac3-3dae-4d04-9917-f60b7dcf0089" ] } ], "mendeley" : { "formattedCitation" : "(Barro and Sala-i-Martin 1992; Mankiw, Romer, and Weil 1992)", "plainTextFormattedCitation" : "(Barro and Sala-i-Martin 1992; Mankiw, Romer, and Weil 1992)", "previouslyFormattedCitation" : "(Barro and Sala-i-Martin 1992; Mankiw, Romer, and Weil 1992)" }, "properties" : { "noteIndex" : 0 }, "schema" : "https://github.com/citation-style-language/schema/raw/master/csl-citation.json" }</w:instrText>
      </w:r>
      <w:r w:rsidR="00752463">
        <w:fldChar w:fldCharType="separate"/>
      </w:r>
      <w:r w:rsidR="00752463" w:rsidRPr="00752463">
        <w:rPr>
          <w:noProof/>
        </w:rPr>
        <w:t>(Barro and Sala-i-Martin 1992; Mankiw, Romer, and Weil 1992)</w:t>
      </w:r>
      <w:r w:rsidR="00752463">
        <w:fldChar w:fldCharType="end"/>
      </w:r>
      <w:r w:rsidR="001C4194">
        <w:t>. As a final step, I have included current income levels as a control variable in my analysis.</w:t>
      </w:r>
    </w:p>
    <w:p w14:paraId="704D280E" w14:textId="77777777" w:rsidR="000005C5" w:rsidRDefault="004B784F" w:rsidP="00B5545A">
      <w:pPr>
        <w:ind w:firstLine="360"/>
        <w:jc w:val="both"/>
      </w:pPr>
      <w:r>
        <w:t xml:space="preserve">An examination of patterns of economic growth </w:t>
      </w:r>
      <w:r w:rsidR="0093436D">
        <w:t xml:space="preserve">is not only important from a </w:t>
      </w:r>
      <w:r w:rsidR="00F40419">
        <w:t>methodological</w:t>
      </w:r>
      <w:r w:rsidR="00286343">
        <w:t xml:space="preserve"> standpoint; understanding variation in</w:t>
      </w:r>
      <w:r w:rsidR="0093436D">
        <w:t xml:space="preserve"> patterns of development </w:t>
      </w:r>
      <w:r w:rsidR="00286343">
        <w:t>is</w:t>
      </w:r>
      <w:r w:rsidR="0093436D">
        <w:t xml:space="preserve"> an important </w:t>
      </w:r>
      <w:r w:rsidR="00286343">
        <w:t xml:space="preserve">sociological phenomenon </w:t>
      </w:r>
      <w:r w:rsidR="0093436D">
        <w:t xml:space="preserve">to investigate in itself. </w:t>
      </w:r>
      <w:r w:rsidR="00286343">
        <w:t>Static income levels capture only one dimension of development, ignoring the important ways in which the experience of development as an evolving process over time</w:t>
      </w:r>
      <w:r w:rsidR="000005C5">
        <w:t xml:space="preserve"> differs across countries.</w:t>
      </w:r>
    </w:p>
    <w:p w14:paraId="5B0686FD" w14:textId="77777777" w:rsidR="0093436D" w:rsidRDefault="0093436D" w:rsidP="004B428E">
      <w:pPr>
        <w:ind w:firstLine="360"/>
        <w:jc w:val="both"/>
      </w:pPr>
      <w:r>
        <w:t xml:space="preserve">A number of scholars </w:t>
      </w:r>
      <w:r w:rsidR="00C86005">
        <w:t xml:space="preserve">of development have examined the ways in which groups of countries have differed in their historical paths. </w:t>
      </w:r>
      <w:r w:rsidR="00CA32F8">
        <w:fldChar w:fldCharType="begin" w:fldLock="1"/>
      </w:r>
      <w:r w:rsidR="00CA32F8">
        <w:instrText>ADDIN CSL_CITATION { "citationItems" : [ { "id" : "ITEM-1", "itemData" : { "ISBN" : "069103737X", "author" : [ { "dropping-particle" : "", "family" : "Evans", "given" : "Peter", "non-dropping-particle" : "", "parse-names" : false, "suffix" : "" } ], "id" : "ITEM-1", "issued" : { "date-parts" : [ [ "1995" ] ] }, "publisher" : "Princeton University Press", "publisher-place" : "Princeton", "title" : "Embedded Autonomy: States and Industrial Transformation", "type" : "book" }, "uris" : [ "http://www.mendeley.com/documents/?uuid=8e791efb-be2e-451d-9e10-a7df8d4eba55" ] }, { "id" : "ITEM-2", "itemData" : { "ISBN" : "9780521836708", "author" : [ { "dropping-particle" : "", "family" : "Kohli", "given" : "Atul", "non-dropping-particle" : "", "parse-names" : false, "suffix" : "" } ], "id" : "ITEM-2", "issued" : { "date-parts" : [ [ "2004" ] ] }, "publisher" : "Cambridge University Press", "publisher-place" : "Cambridge and New York", "title" : "State-Directed Development: Political Power and Industrialization in the Global Periphery", "type" : "book" }, "uris" : [ "http://www.mendeley.com/documents/?uuid=e91eb63e-1464-453d-b70e-ca41635ae209" ] }, { "id" : "ITEM-3", "itemData" : { "ISBN" : "0521867037", "abstract" : "Social Democracy in the Global Periphery focuses on social-democratic regimes in the developing world that have, to varying degrees, reconciled the needs of achieving growth through globalized markets with extensions of political, social and economic rights. The authors show that opportunities exist to achieve significant social progress, despite a global economic order that favours core industrial countries. Their findings derive from a comparative analysis of four exemplary cases: Kerala (India), Costa Rica, Mauritius and Chile (since 1990). Though unusual, the social and political conditions from which these developing-world social democracies arose are not unique; indeed, pragmatic and proactive social-democratic movements helped create these favourable conditions. The four exemplars have preserved or even improved their social achievements since neoliberalism emerged hegemonic in the 1980s. This demonstrates that certain social-democratic policies and practices - guided by a democratic developmental state - can enhance a national economy's global competitiveness.", "author" : [ { "dropping-particle" : "", "family" : "Sandbrook", "given" : "Richard", "non-dropping-particle" : "", "parse-names" : false, "suffix" : "" }, { "dropping-particle" : "", "family" : "Edelman", "given" : "Marc", "non-dropping-particle" : "", "parse-names" : false, "suffix" : "" }, { "dropping-particle" : "", "family" : "Heller", "given" : "Patrick", "non-dropping-particle" : "", "parse-names" : false, "suffix" : "" }, { "dropping-particle" : "", "family" : "Teichman", "given" : "Judith", "non-dropping-particle" : "", "parse-names" : false, "suffix" : "" } ], "id" : "ITEM-3", "issued" : { "date-parts" : [ [ "2007" ] ] }, "number-of-pages" : "289", "title" : "Social Democracy in the Global Periphery: Origins, Challenges, Prospects", "type" : "book" }, "uris" : [ "http://www.mendeley.com/documents/?uuid=6039b61d-838a-432f-8633-bd64eb16d721" ] } ], "mendeley" : { "formattedCitation" : "(Evans 1995; Kohli 2004; Sandbrook et al. 2007)", "manualFormatting" : "Peter Evans (1995), Atul Kohli (2004), and  Arthur Sandbrook et al. (2007)", "plainTextFormattedCitation" : "(Evans 1995; Kohli 2004; Sandbrook et al. 2007)", "previouslyFormattedCitation" : "(Evans 1995; Kohli 2004; Sandbrook et al. 2007)" }, "properties" : { "noteIndex" : 0 }, "schema" : "https://github.com/citation-style-language/schema/raw/master/csl-citation.json" }</w:instrText>
      </w:r>
      <w:r w:rsidR="00CA32F8">
        <w:fldChar w:fldCharType="separate"/>
      </w:r>
      <w:del w:id="21" w:author="Dalton Conley" w:date="2016-06-08T10:52:00Z">
        <w:r w:rsidR="00CA32F8" w:rsidDel="009D6802">
          <w:rPr>
            <w:noProof/>
          </w:rPr>
          <w:delText xml:space="preserve">Peter </w:delText>
        </w:r>
      </w:del>
      <w:r w:rsidR="00CA32F8" w:rsidRPr="00CA32F8">
        <w:rPr>
          <w:noProof/>
        </w:rPr>
        <w:t xml:space="preserve">Evans </w:t>
      </w:r>
      <w:r w:rsidR="00CA32F8">
        <w:rPr>
          <w:noProof/>
        </w:rPr>
        <w:t>(</w:t>
      </w:r>
      <w:r w:rsidR="00CA32F8" w:rsidRPr="00CA32F8">
        <w:rPr>
          <w:noProof/>
        </w:rPr>
        <w:t>1995</w:t>
      </w:r>
      <w:r w:rsidR="00CA32F8">
        <w:rPr>
          <w:noProof/>
        </w:rPr>
        <w:t>),</w:t>
      </w:r>
      <w:r w:rsidR="00CA32F8" w:rsidRPr="00CA32F8">
        <w:rPr>
          <w:noProof/>
        </w:rPr>
        <w:t xml:space="preserve"> </w:t>
      </w:r>
      <w:del w:id="22" w:author="Dalton Conley" w:date="2016-06-08T10:52:00Z">
        <w:r w:rsidR="00CA32F8" w:rsidDel="009D6802">
          <w:rPr>
            <w:noProof/>
          </w:rPr>
          <w:delText xml:space="preserve">Atul </w:delText>
        </w:r>
      </w:del>
      <w:r w:rsidR="00CA32F8" w:rsidRPr="00CA32F8">
        <w:rPr>
          <w:noProof/>
        </w:rPr>
        <w:t xml:space="preserve">Kohli </w:t>
      </w:r>
      <w:r w:rsidR="00CA32F8">
        <w:rPr>
          <w:noProof/>
        </w:rPr>
        <w:t>(</w:t>
      </w:r>
      <w:r w:rsidR="00CA32F8" w:rsidRPr="00CA32F8">
        <w:rPr>
          <w:noProof/>
        </w:rPr>
        <w:t>2004</w:t>
      </w:r>
      <w:r w:rsidR="00CA32F8">
        <w:rPr>
          <w:noProof/>
        </w:rPr>
        <w:t xml:space="preserve">), and </w:t>
      </w:r>
      <w:r w:rsidR="00CA32F8" w:rsidRPr="00CA32F8">
        <w:rPr>
          <w:noProof/>
        </w:rPr>
        <w:t xml:space="preserve"> </w:t>
      </w:r>
      <w:del w:id="23" w:author="Dalton Conley" w:date="2016-06-08T10:52:00Z">
        <w:r w:rsidR="00CA32F8" w:rsidDel="009D6802">
          <w:rPr>
            <w:noProof/>
          </w:rPr>
          <w:delText xml:space="preserve">Arthur </w:delText>
        </w:r>
      </w:del>
      <w:r w:rsidR="00CA32F8" w:rsidRPr="00CA32F8">
        <w:rPr>
          <w:noProof/>
        </w:rPr>
        <w:t xml:space="preserve">Sandbrook et al. </w:t>
      </w:r>
      <w:r w:rsidR="00CA32F8">
        <w:rPr>
          <w:noProof/>
        </w:rPr>
        <w:t>(</w:t>
      </w:r>
      <w:r w:rsidR="00CA32F8" w:rsidRPr="00CA32F8">
        <w:rPr>
          <w:noProof/>
        </w:rPr>
        <w:t>2007)</w:t>
      </w:r>
      <w:r w:rsidR="00CA32F8">
        <w:fldChar w:fldCharType="end"/>
      </w:r>
      <w:r w:rsidR="00CA32F8">
        <w:t xml:space="preserve"> have charted various pathways of development experience outside the West from the state-led, export-oriented </w:t>
      </w:r>
      <w:r w:rsidR="00B5545A">
        <w:t xml:space="preserve">experiences of a number of East Asian countries to the social democratic political economies of Kerala and Mauritius. Any student of communism, particularly of the Soviet Union and Communist China, is familiar with the peculiar focus on heavy industry and economic autarky of these </w:t>
      </w:r>
      <w:r w:rsidR="000005C5">
        <w:t xml:space="preserve">countries’ development experiences. </w:t>
      </w:r>
      <w:r w:rsidR="004556B8">
        <w:t>Within Latin America, the United Nations’ Economic Commission for Latin America (ECLA) strongly influenced the import-substitution industrial policies of many countries in the region</w:t>
      </w:r>
      <w:r w:rsidR="00F56A4E">
        <w:t xml:space="preserve"> during the twentieth century </w:t>
      </w:r>
      <w:r w:rsidR="00F56A4E">
        <w:fldChar w:fldCharType="begin" w:fldLock="1"/>
      </w:r>
      <w:r w:rsidR="00112A31">
        <w:instrText>ADDIN CSL_CITATION { "citationItems" : [ { "id" : "ITEM-1", "itemData" : { "author" : [ { "dropping-particle" : "", "family" : "Kaufman", "given" : "Robert R.", "non-dropping-particle" : "", "parse-names" : false, "suffix" : "" } ], "container-title" : "Manufacturing Miracles: Paths of Industrialization in Latin America and East Asia", "editor" : [ { "dropping-particle" : "", "family" : "Gereffi", "given" : "Gary", "non-dropping-particle" : "", "parse-names" : false, "suffix" : "" }, { "dropping-particle" : "", "family" : "Wyman", "given" : "Donald", "non-dropping-particle" : "", "parse-names" : false, "suffix" : "" } ], "id" : "ITEM-1", "issued" : { "date-parts" : [ [ "1990" ] ] }, "publisher" : "Princeton University Press", "publisher-place" : "Princeton", "title" : "How Societies Change Developmental Models or Keep Them: Reflections on the Latin American Experience in the 1930s and the Postwar World", "type" : "chapter" }, "uris" : [ "http://www.mendeley.com/documents/?uuid=1d73a07e-2b44-4bfc-a4d7-3f2633a5f935" ] } ], "mendeley" : { "formattedCitation" : "(Kaufman 1990)", "plainTextFormattedCitation" : "(Kaufman 1990)", "previouslyFormattedCitation" : "(Kaufman 1990)" }, "properties" : { "noteIndex" : 0 }, "schema" : "https://github.com/citation-style-language/schema/raw/master/csl-citation.json" }</w:instrText>
      </w:r>
      <w:r w:rsidR="00F56A4E">
        <w:fldChar w:fldCharType="separate"/>
      </w:r>
      <w:r w:rsidR="00112A31" w:rsidRPr="00112A31">
        <w:rPr>
          <w:noProof/>
        </w:rPr>
        <w:t>(Kaufman 1990)</w:t>
      </w:r>
      <w:r w:rsidR="00F56A4E">
        <w:fldChar w:fldCharType="end"/>
      </w:r>
      <w:r w:rsidR="004556B8">
        <w:t>.</w:t>
      </w:r>
      <w:r w:rsidR="000005C5">
        <w:t xml:space="preserve"> </w:t>
      </w:r>
      <w:r w:rsidR="004556B8">
        <w:t>Finally, a</w:t>
      </w:r>
      <w:r w:rsidR="000005C5">
        <w:t xml:space="preserve">s scholars such as </w:t>
      </w:r>
      <w:r w:rsidR="004B428E">
        <w:fldChar w:fldCharType="begin" w:fldLock="1"/>
      </w:r>
      <w:r w:rsidR="004B428E">
        <w:instrText>ADDIN CSL_CITATION { "citationItems" : [ { "id" : "ITEM-1", "itemData" : { "DOI" : "10.1017/CBO9781139174183", "ISBN" : "9781139174183", "PMID" : "38", "author" : [ { "dropping-particle" : "", "family" : "Dobbin", "given" : "Frank", "non-dropping-particle" : "", "parse-names" : false, "suffix" : "" } ], "id" : "ITEM-1", "issued" : { "date-parts" : [ [ "1994" ] ] }, "publisher" : "Cambridge University Press", "publisher-place" : "Cambridge, UK", "title" : "Forging Industrial Policy: The United States, Britain and France in the Railway Age", "type" : "book" }, "uris" : [ "http://www.mendeley.com/documents/?uuid=75a141c9-9e30-4581-a893-dd4a79dd9960" ] } ], "mendeley" : { "formattedCitation" : "(Dobbin 1994)", "manualFormatting" : "Frank Dobbin (1994)", "plainTextFormattedCitation" : "(Dobbin 1994)", "previouslyFormattedCitation" : "(Dobbin 1994)" }, "properties" : { "noteIndex" : 0 }, "schema" : "https://github.com/citation-style-language/schema/raw/master/csl-citation.json" }</w:instrText>
      </w:r>
      <w:r w:rsidR="004B428E">
        <w:fldChar w:fldCharType="separate"/>
      </w:r>
      <w:r w:rsidR="004B428E">
        <w:rPr>
          <w:noProof/>
        </w:rPr>
        <w:t xml:space="preserve">Frank </w:t>
      </w:r>
      <w:r w:rsidR="004B428E" w:rsidRPr="004B428E">
        <w:rPr>
          <w:noProof/>
        </w:rPr>
        <w:t xml:space="preserve">Dobbin </w:t>
      </w:r>
      <w:r w:rsidR="004B428E">
        <w:rPr>
          <w:noProof/>
        </w:rPr>
        <w:t>(</w:t>
      </w:r>
      <w:r w:rsidR="004B428E" w:rsidRPr="004B428E">
        <w:rPr>
          <w:noProof/>
        </w:rPr>
        <w:t>1994)</w:t>
      </w:r>
      <w:r w:rsidR="004B428E">
        <w:fldChar w:fldCharType="end"/>
      </w:r>
      <w:r w:rsidR="004B428E">
        <w:t xml:space="preserve"> have shown</w:t>
      </w:r>
      <w:r w:rsidR="004556B8">
        <w:t>, even among Western capitalist</w:t>
      </w:r>
      <w:r w:rsidR="004B428E">
        <w:t xml:space="preserve"> there may be drastically different historical paths </w:t>
      </w:r>
      <w:r w:rsidR="00F56A4E">
        <w:t>of</w:t>
      </w:r>
      <w:r w:rsidR="004B428E">
        <w:t xml:space="preserve"> development</w:t>
      </w:r>
      <w:r w:rsidR="004556B8">
        <w:t xml:space="preserve"> from the United States’ </w:t>
      </w:r>
      <w:r w:rsidR="00F56A4E">
        <w:t>decentralized, local-level approach to France’s centralized administrative model</w:t>
      </w:r>
      <w:r w:rsidR="004B428E">
        <w:t>.</w:t>
      </w:r>
    </w:p>
    <w:p w14:paraId="247572F3" w14:textId="77777777" w:rsidR="0093436D" w:rsidRDefault="0093436D" w:rsidP="0093436D">
      <w:pPr>
        <w:jc w:val="both"/>
      </w:pPr>
    </w:p>
    <w:p w14:paraId="48C7A25A" w14:textId="77777777" w:rsidR="00EA7314" w:rsidRDefault="00EA7314" w:rsidP="0093436D">
      <w:pPr>
        <w:jc w:val="both"/>
      </w:pPr>
    </w:p>
    <w:p w14:paraId="2DAC3AE0" w14:textId="77777777" w:rsidR="0093436D" w:rsidRPr="00EA7314" w:rsidRDefault="004F039B" w:rsidP="0093436D">
      <w:pPr>
        <w:jc w:val="both"/>
        <w:rPr>
          <w:b/>
          <w:sz w:val="28"/>
        </w:rPr>
      </w:pPr>
      <w:r w:rsidRPr="00EA7314">
        <w:rPr>
          <w:b/>
          <w:sz w:val="28"/>
        </w:rPr>
        <w:t xml:space="preserve">Rethinking Geography and Regional </w:t>
      </w:r>
      <w:r w:rsidR="00EA7314" w:rsidRPr="00EA7314">
        <w:rPr>
          <w:b/>
          <w:sz w:val="28"/>
        </w:rPr>
        <w:t>Categories</w:t>
      </w:r>
    </w:p>
    <w:p w14:paraId="435B7798" w14:textId="77777777" w:rsidR="0093436D" w:rsidRDefault="0093436D" w:rsidP="0093436D">
      <w:pPr>
        <w:jc w:val="both"/>
      </w:pPr>
    </w:p>
    <w:p w14:paraId="2707E25B" w14:textId="77777777" w:rsidR="009C0D22" w:rsidRDefault="003C7DE1" w:rsidP="009C0D22">
      <w:pPr>
        <w:jc w:val="both"/>
      </w:pPr>
      <w:r>
        <w:t>M</w:t>
      </w:r>
      <w:r w:rsidR="004F039B">
        <w:t>any scholars</w:t>
      </w:r>
      <w:r w:rsidR="008E09AF">
        <w:t>, policymakers, and private sector actors</w:t>
      </w:r>
      <w:r w:rsidR="004F039B">
        <w:t xml:space="preserve"> </w:t>
      </w:r>
      <w:r w:rsidR="008E09AF">
        <w:t xml:space="preserve">take </w:t>
      </w:r>
      <w:r w:rsidR="004F039B">
        <w:t>certain regional groupings of countries</w:t>
      </w:r>
      <w:r w:rsidR="008E09AF">
        <w:t xml:space="preserve"> for granted</w:t>
      </w:r>
      <w:r w:rsidR="004F039B">
        <w:t xml:space="preserve">. </w:t>
      </w:r>
      <w:r w:rsidR="00AE072F">
        <w:t xml:space="preserve">For example, multinational corporations often break down global markets into </w:t>
      </w:r>
      <w:r w:rsidR="005A4E8A">
        <w:t>regional categories such as</w:t>
      </w:r>
      <w:r w:rsidR="00AE072F">
        <w:t xml:space="preserve"> </w:t>
      </w:r>
      <w:r w:rsidR="00531235">
        <w:t xml:space="preserve">North America, Latin America, Europe, Middle East, Africa, and Asia Pacific. </w:t>
      </w:r>
      <w:r w:rsidR="009C3FBA">
        <w:t xml:space="preserve">While this may be useful heuristically and may be sufficiently valid for certain purposes, not enough work has been done to question the validity of this geographical assumption. </w:t>
      </w:r>
      <w:r>
        <w:t>Certain examples of exceptions to geographical factors are especially prominent.</w:t>
      </w:r>
    </w:p>
    <w:p w14:paraId="74837241" w14:textId="77777777" w:rsidR="00C42020" w:rsidRDefault="009C0D22" w:rsidP="003C7DE1">
      <w:pPr>
        <w:tabs>
          <w:tab w:val="left" w:pos="360"/>
        </w:tabs>
        <w:jc w:val="both"/>
      </w:pPr>
      <w:r>
        <w:tab/>
      </w:r>
      <w:r w:rsidR="009C3FBA">
        <w:t>The Anglophone countries are perhaps the best example where the commonalities across Britain, the United States, Canada, Australia, and New Zealand</w:t>
      </w:r>
      <w:r w:rsidR="00120627">
        <w:t xml:space="preserve"> stand in direct contradiction to their vast geographic </w:t>
      </w:r>
      <w:r w:rsidR="00D93BCB">
        <w:t>dispersion</w:t>
      </w:r>
      <w:r w:rsidR="00120627">
        <w:t xml:space="preserve">. </w:t>
      </w:r>
      <w:r w:rsidR="00C42020">
        <w:t xml:space="preserve">In terms of levels of income, these countries are much more closely related than they are to their geographical neighbors. Moreover, on a </w:t>
      </w:r>
      <w:r w:rsidR="00674A24">
        <w:t>large</w:t>
      </w:r>
      <w:r w:rsidR="00C42020">
        <w:t xml:space="preserve"> number of economic, political, social, and cultural dimensions, these countries constitute a fairly coherent grouping that defies their relative geographical positioning.</w:t>
      </w:r>
      <w:r w:rsidR="00440331">
        <w:t xml:space="preserve"> </w:t>
      </w:r>
      <w:r w:rsidR="003C7DE1">
        <w:t xml:space="preserve"> In terms of models of social service provision, for example, these countries tend to stand apart from other industrialized countries for their relatively “commoditized” welfare systems </w:t>
      </w:r>
      <w:r w:rsidR="003C7DE1">
        <w:fldChar w:fldCharType="begin" w:fldLock="1"/>
      </w:r>
      <w:r w:rsidR="00112A31">
        <w:instrText>ADDIN CSL_CITATION { "citationItems" : [ { "id" : "ITEM-1", "itemData" : { "ISBN" : "9780691028576", "author" : [ { "dropping-particle" : "", "family" : "Esping-Andersen", "given" : "G", "non-dropping-particle" : "", "parse-names" : false, "suffix" : "" } ], "id" : "ITEM-1", "issued" : { "date-parts" : [ [ "1990" ] ] }, "publisher" : "Princeton University Press", "title" : "The Three Worlds of Welfare Capitalism", "type" : "book" }, "uris" : [ "http://www.mendeley.com/documents/?uuid=5cb0365d-612d-4360-830b-db3cbd2b20f5" ] } ], "mendeley" : { "formattedCitation" : "(Esping-Andersen 1990)", "plainTextFormattedCitation" : "(Esping-Andersen 1990)", "previouslyFormattedCitation" : "(Esping-Andersen 1990)" }, "properties" : { "noteIndex" : 0 }, "schema" : "https://github.com/citation-style-language/schema/raw/master/csl-citation.json" }</w:instrText>
      </w:r>
      <w:r w:rsidR="003C7DE1">
        <w:fldChar w:fldCharType="separate"/>
      </w:r>
      <w:r w:rsidR="003C7DE1" w:rsidRPr="003C7DE1">
        <w:rPr>
          <w:noProof/>
        </w:rPr>
        <w:t>(Esping-Andersen 1990)</w:t>
      </w:r>
      <w:r w:rsidR="003C7DE1">
        <w:fldChar w:fldCharType="end"/>
      </w:r>
      <w:r w:rsidR="003C7DE1">
        <w:t>.</w:t>
      </w:r>
    </w:p>
    <w:p w14:paraId="71C32677" w14:textId="77777777" w:rsidR="003E134F" w:rsidRDefault="008774A3" w:rsidP="003C7DE1">
      <w:pPr>
        <w:ind w:firstLine="450"/>
        <w:jc w:val="both"/>
      </w:pPr>
      <w:r>
        <w:t>Geography also breaks down as a useful predictor of sociopolitical characteristics when there are sharp breaks in this characteristics despite relatively continuous geographic positioning</w:t>
      </w:r>
      <w:r w:rsidR="00C42020">
        <w:t xml:space="preserve">. While </w:t>
      </w:r>
      <w:r w:rsidR="003E134F">
        <w:t xml:space="preserve">countries across Western and Eastern Europe are distributed on a fairly continuous basis geographically, there exists a sharp break across the </w:t>
      </w:r>
      <w:r w:rsidR="00D93BCB">
        <w:t xml:space="preserve">former </w:t>
      </w:r>
      <w:r w:rsidR="003E134F">
        <w:t xml:space="preserve">Iron Curtain that appears in contemporary economic, political, and social measures. </w:t>
      </w:r>
      <w:r>
        <w:t>Such invisible boundaries also may exist between Northeast Asia and Southeast Asia as well as between Northern Africa and Sub-Saharan Africa.</w:t>
      </w:r>
    </w:p>
    <w:p w14:paraId="66A79100" w14:textId="77777777" w:rsidR="003E134F" w:rsidRDefault="003E134F" w:rsidP="008774A3">
      <w:pPr>
        <w:ind w:firstLine="360"/>
        <w:jc w:val="both"/>
      </w:pPr>
      <w:r>
        <w:t xml:space="preserve">To address this problem, I </w:t>
      </w:r>
      <w:r w:rsidR="008774A3">
        <w:t>examine</w:t>
      </w:r>
      <w:r>
        <w:t xml:space="preserve"> linguistic distance </w:t>
      </w:r>
      <w:r w:rsidR="008774A3">
        <w:t>while</w:t>
      </w:r>
      <w:r>
        <w:t xml:space="preserve"> control</w:t>
      </w:r>
      <w:r w:rsidR="008774A3">
        <w:t>ling</w:t>
      </w:r>
      <w:r>
        <w:t xml:space="preserve"> for geographic distance between </w:t>
      </w:r>
      <w:commentRangeStart w:id="24"/>
      <w:r>
        <w:t>countries</w:t>
      </w:r>
      <w:commentRangeEnd w:id="24"/>
      <w:r w:rsidR="009D6802">
        <w:rPr>
          <w:rStyle w:val="CommentReference"/>
        </w:rPr>
        <w:commentReference w:id="24"/>
      </w:r>
      <w:r>
        <w:t xml:space="preserve">. As I will </w:t>
      </w:r>
      <w:r w:rsidR="005719B4">
        <w:t>later demonstrate</w:t>
      </w:r>
      <w:r>
        <w:t>, there are interesting relationships in patterns of economic growth that defy geographic proximity as a dominant factor.</w:t>
      </w:r>
    </w:p>
    <w:p w14:paraId="45728AE3" w14:textId="77777777" w:rsidR="003E134F" w:rsidRDefault="003E134F" w:rsidP="0093436D">
      <w:pPr>
        <w:jc w:val="both"/>
      </w:pPr>
    </w:p>
    <w:p w14:paraId="5646F0CB" w14:textId="77777777" w:rsidR="004D5B21" w:rsidRDefault="004D5B21" w:rsidP="005719B4">
      <w:pPr>
        <w:ind w:firstLine="360"/>
        <w:jc w:val="both"/>
      </w:pPr>
      <w:r>
        <w:t>In addition to these contributions to theory, this paper also makes data and methodological contributions. In terms of data, this paper employs a high-quality state-of-the-art linguistic dataset based on the presence or absence of sp</w:t>
      </w:r>
      <w:r w:rsidR="0088499E">
        <w:t xml:space="preserve">ecific phonemes that allows for </w:t>
      </w:r>
      <w:r>
        <w:t xml:space="preserve">more continuous measures of linguistic distance, particularly over the standard Ethnologue dataset. </w:t>
      </w:r>
      <w:r w:rsidR="00BC45DD">
        <w:t xml:space="preserve">In terms of methodology, this paper introduces a non-parametric statistical procedure commonly used in </w:t>
      </w:r>
      <w:r w:rsidR="0088499E">
        <w:t xml:space="preserve">population </w:t>
      </w:r>
      <w:r w:rsidR="00BC45DD">
        <w:t xml:space="preserve">genetics research that would be especially useful to sociologists given its </w:t>
      </w:r>
      <w:r w:rsidR="0088499E">
        <w:t>focus</w:t>
      </w:r>
      <w:r w:rsidR="00BC45DD">
        <w:t xml:space="preserve"> on relations</w:t>
      </w:r>
      <w:r w:rsidR="005719B4">
        <w:t>hips</w:t>
      </w:r>
      <w:r w:rsidR="00BC45DD">
        <w:t xml:space="preserve"> between data points rather than the characteristics of individual observations. These two additional contributions will</w:t>
      </w:r>
      <w:r w:rsidR="0088499E">
        <w:t xml:space="preserve"> be</w:t>
      </w:r>
      <w:r w:rsidR="00BC45DD">
        <w:t xml:space="preserve"> </w:t>
      </w:r>
      <w:r w:rsidR="0088499E">
        <w:t>discussed</w:t>
      </w:r>
      <w:r w:rsidR="00BC45DD">
        <w:t xml:space="preserve"> in greater detail in the </w:t>
      </w:r>
      <w:r w:rsidR="0088499E">
        <w:t>next</w:t>
      </w:r>
      <w:r w:rsidR="00BC45DD">
        <w:t xml:space="preserve"> section.</w:t>
      </w:r>
    </w:p>
    <w:p w14:paraId="7A907CC6" w14:textId="77777777" w:rsidR="004D5B21" w:rsidRDefault="004D5B21" w:rsidP="0093436D">
      <w:pPr>
        <w:jc w:val="both"/>
      </w:pPr>
    </w:p>
    <w:p w14:paraId="140FC0C0" w14:textId="77777777" w:rsidR="005C7393" w:rsidRDefault="005C7393" w:rsidP="0093436D">
      <w:pPr>
        <w:jc w:val="both"/>
      </w:pPr>
    </w:p>
    <w:p w14:paraId="3B62534D" w14:textId="77777777" w:rsidR="005C7393" w:rsidRPr="005C7393" w:rsidRDefault="005C7393" w:rsidP="0093436D">
      <w:pPr>
        <w:jc w:val="both"/>
        <w:rPr>
          <w:b/>
          <w:sz w:val="28"/>
        </w:rPr>
      </w:pPr>
      <w:r w:rsidRPr="005C7393">
        <w:rPr>
          <w:b/>
          <w:sz w:val="28"/>
        </w:rPr>
        <w:t>Data and Methods</w:t>
      </w:r>
    </w:p>
    <w:p w14:paraId="46228ABD" w14:textId="77777777" w:rsidR="005C7393" w:rsidRDefault="005C7393" w:rsidP="0093436D">
      <w:pPr>
        <w:jc w:val="both"/>
      </w:pPr>
    </w:p>
    <w:p w14:paraId="36313F5D" w14:textId="77777777" w:rsidR="005C7393" w:rsidRPr="00CD7073" w:rsidRDefault="005C7393" w:rsidP="0093436D">
      <w:pPr>
        <w:jc w:val="both"/>
      </w:pPr>
      <w:r>
        <w:t>Data for this study come from publicly available cross-country datasets. For each variable, distance</w:t>
      </w:r>
      <w:r w:rsidR="001253C1">
        <w:t xml:space="preserve"> matrices are generated </w:t>
      </w:r>
      <w:r w:rsidR="00245870">
        <w:t>which</w:t>
      </w:r>
      <w:r w:rsidR="001253C1">
        <w:t xml:space="preserve"> contain distance measures for every pair of countries, yielding a symmetric </w:t>
      </w:r>
      <w:r w:rsidR="001253C1" w:rsidRPr="001253C1">
        <w:rPr>
          <w:i/>
        </w:rPr>
        <w:t>n</w:t>
      </w:r>
      <w:r w:rsidR="001253C1">
        <w:t xml:space="preserve"> x </w:t>
      </w:r>
      <w:r w:rsidR="001253C1" w:rsidRPr="001253C1">
        <w:rPr>
          <w:i/>
        </w:rPr>
        <w:t>n</w:t>
      </w:r>
      <w:r w:rsidR="001253C1">
        <w:t xml:space="preserve"> matrix </w:t>
      </w:r>
      <w:r w:rsidR="00806FD8">
        <w:t xml:space="preserve">containing </w:t>
      </w:r>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 xml:space="preserve"> / 2</m:t>
        </m:r>
      </m:oMath>
      <w:r w:rsidR="00806FD8">
        <w:t xml:space="preserve"> distinct distance values </w:t>
      </w:r>
      <w:r w:rsidR="001253C1">
        <w:t xml:space="preserve">where </w:t>
      </w:r>
      <w:r w:rsidR="001253C1" w:rsidRPr="001253C1">
        <w:rPr>
          <w:i/>
        </w:rPr>
        <w:t>n</w:t>
      </w:r>
      <w:r w:rsidR="001253C1">
        <w:t xml:space="preserve"> is the number of countries in the sample. Simple and partial Mantel tests, commonly used in </w:t>
      </w:r>
      <w:r w:rsidR="00245870">
        <w:t>population genetics</w:t>
      </w:r>
      <w:r w:rsidR="0088499E">
        <w:t xml:space="preserve">, are used to calculate correlation coefficients </w:t>
      </w:r>
      <w:r w:rsidR="001253C1">
        <w:t xml:space="preserve">between these distance matrices and </w:t>
      </w:r>
      <w:r w:rsidR="0088499E">
        <w:t xml:space="preserve">corresponding </w:t>
      </w:r>
      <w:r w:rsidR="001253C1">
        <w:t>significance levels</w:t>
      </w:r>
      <w:r w:rsidR="00CD7073">
        <w:t>. Conventional statistical techniques such as OLS regression cannot be used due to complete autocorrelation within each distance matrix.</w:t>
      </w:r>
      <w:r w:rsidR="0006508C">
        <w:t xml:space="preserve"> The primary dependent variable is differences in patterns of economic growth and the primary independent variable is linguistic distance. Control variables include geographic distance, differences in income levels, and bilateral trade.</w:t>
      </w:r>
    </w:p>
    <w:p w14:paraId="1A58B04C" w14:textId="77777777" w:rsidR="0006508C" w:rsidRPr="003E0BBB" w:rsidRDefault="0006508C" w:rsidP="0093436D">
      <w:pPr>
        <w:jc w:val="both"/>
        <w:rPr>
          <w:i/>
        </w:rPr>
      </w:pPr>
      <w:r w:rsidRPr="003E0BBB">
        <w:rPr>
          <w:i/>
        </w:rPr>
        <w:t>Patterns of Economic Growth</w:t>
      </w:r>
    </w:p>
    <w:p w14:paraId="57702175" w14:textId="77777777" w:rsidR="0006508C" w:rsidRDefault="0006508C" w:rsidP="0093436D">
      <w:pPr>
        <w:jc w:val="both"/>
      </w:pPr>
    </w:p>
    <w:p w14:paraId="03C07B25" w14:textId="77777777" w:rsidR="003E0BBB" w:rsidRDefault="005719B4" w:rsidP="0093436D">
      <w:pPr>
        <w:jc w:val="both"/>
      </w:pPr>
      <w:r>
        <w:rPr>
          <w:noProof/>
        </w:rPr>
        <mc:AlternateContent>
          <mc:Choice Requires="wpg">
            <w:drawing>
              <wp:anchor distT="274320" distB="274320" distL="114300" distR="114300" simplePos="0" relativeHeight="251658240" behindDoc="0" locked="0" layoutInCell="1" allowOverlap="1" wp14:anchorId="799A6A46" wp14:editId="33EC0ACC">
                <wp:simplePos x="0" y="0"/>
                <wp:positionH relativeFrom="margin">
                  <wp:align>left</wp:align>
                </wp:positionH>
                <wp:positionV relativeFrom="page">
                  <wp:posOffset>4582160</wp:posOffset>
                </wp:positionV>
                <wp:extent cx="2806700" cy="1334770"/>
                <wp:effectExtent l="0" t="0" r="0" b="0"/>
                <wp:wrapTopAndBottom/>
                <wp:docPr id="3103" name="Group 3103"/>
                <wp:cNvGraphicFramePr/>
                <a:graphic xmlns:a="http://schemas.openxmlformats.org/drawingml/2006/main">
                  <a:graphicData uri="http://schemas.microsoft.com/office/word/2010/wordprocessingGroup">
                    <wpg:wgp>
                      <wpg:cNvGrpSpPr/>
                      <wpg:grpSpPr>
                        <a:xfrm>
                          <a:off x="0" y="0"/>
                          <a:ext cx="2806700" cy="1334770"/>
                          <a:chOff x="0" y="0"/>
                          <a:chExt cx="2806700" cy="1337733"/>
                        </a:xfrm>
                      </wpg:grpSpPr>
                      <pic:pic xmlns:pic="http://schemas.openxmlformats.org/drawingml/2006/picture">
                        <pic:nvPicPr>
                          <pic:cNvPr id="3076" name="Picture 4" descr="http://mines.humanoriented.com/classes/2010/fall/csci568/portfolio_exports/sphilip/images/euclid_eqn.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513644" y="0"/>
                            <a:ext cx="1907540" cy="646430"/>
                          </a:xfrm>
                          <a:prstGeom prst="rect">
                            <a:avLst/>
                          </a:prstGeom>
                          <a:noFill/>
                          <a:extLst/>
                        </pic:spPr>
                      </pic:pic>
                      <wps:wsp>
                        <wps:cNvPr id="3088" name="Rectangle 3088"/>
                        <wps:cNvSpPr/>
                        <wps:spPr>
                          <a:xfrm>
                            <a:off x="0" y="812800"/>
                            <a:ext cx="2806700" cy="5249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E6F85" w14:textId="77777777" w:rsidR="00533294" w:rsidRPr="00D00FAC" w:rsidRDefault="00533294"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8BAFAA" id="Group 3103" o:spid="_x0000_s1035" style="position:absolute;left:0;text-align:left;margin-left:0;margin-top:360.8pt;width:221pt;height:105.1pt;z-index:251658240;mso-wrap-distance-top:21.6pt;mso-wrap-distance-bottom:21.6pt;mso-position-horizontal:left;mso-position-horizontal-relative:margin;mso-position-vertical-relative:page;mso-width-relative:margin;mso-height-relative:margin" coordsize="28067,1337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">
                <v:shape id="Picture 4" o:spid="_x0000_s1036" type="#_x0000_t75" alt="http://mines.humanoriented.com/classes/2010/fall/csci568/portfolio_exports/sphilip/images/euclid_eqn.gif" style="position:absolute;left:5136;width:19075;height:6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">
                  <v:imagedata r:id="rId20" o:title="euclid_eqn"/>
                  <v:path arrowok="t"/>
                </v:shape>
                <v:rect id="Rectangle 3088" o:spid="_x0000_s1037" style="position:absolute;top:8128;width:28067;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" filled="f" stroked="f" strokeweight="1pt">
                  <v:textbox inset="0,0,0,0">
                    <w:txbxContent>
                      <w:p w:rsidR="00533294" w:rsidRPr="00D00FAC" w:rsidRDefault="00533294" w:rsidP="009B2772">
                        <w:pPr>
                          <w:jc w:val="both"/>
                          <w:rPr>
                            <w:color w:val="000000" w:themeColor="text1"/>
                          </w:rPr>
                        </w:pPr>
                        <w:r w:rsidRPr="00D00FAC">
                          <w:rPr>
                            <w:b/>
                            <w:color w:val="000000" w:themeColor="text1"/>
                          </w:rPr>
                          <w:t>Equation 1</w:t>
                        </w:r>
                        <w:r w:rsidRPr="00D00FAC">
                          <w:rPr>
                            <w:color w:val="000000" w:themeColor="text1"/>
                          </w:rPr>
                          <w:t xml:space="preserve">.  Euclidean distance formula between any two points </w:t>
                        </w:r>
                        <w:r w:rsidRPr="00D00FAC">
                          <w:rPr>
                            <w:i/>
                            <w:color w:val="000000" w:themeColor="text1"/>
                          </w:rPr>
                          <w:t>x</w:t>
                        </w:r>
                        <w:r w:rsidRPr="00D00FAC">
                          <w:rPr>
                            <w:color w:val="000000" w:themeColor="text1"/>
                          </w:rPr>
                          <w:t xml:space="preserve"> and </w:t>
                        </w:r>
                        <w:r w:rsidRPr="00D00FAC">
                          <w:rPr>
                            <w:i/>
                            <w:color w:val="000000" w:themeColor="text1"/>
                          </w:rPr>
                          <w:t>y</w:t>
                        </w:r>
                        <w:r w:rsidRPr="00D00FAC">
                          <w:rPr>
                            <w:color w:val="000000" w:themeColor="text1"/>
                          </w:rPr>
                          <w:t xml:space="preserve"> for </w:t>
                        </w:r>
                        <w:r w:rsidRPr="00D00FAC">
                          <w:rPr>
                            <w:i/>
                            <w:color w:val="000000" w:themeColor="text1"/>
                          </w:rPr>
                          <w:t>n</w:t>
                        </w:r>
                        <w:r w:rsidRPr="00D00FAC">
                          <w:rPr>
                            <w:color w:val="000000" w:themeColor="text1"/>
                          </w:rPr>
                          <w:t xml:space="preserve"> dimension</w:t>
                        </w:r>
                      </w:p>
                    </w:txbxContent>
                  </v:textbox>
                </v:rect>
                <w10:wrap type="topAndBottom" anchorx="margin" anchory="page"/>
              </v:group>
            </w:pict>
          </mc:Fallback>
        </mc:AlternateContent>
      </w:r>
      <w:r w:rsidR="00E539E0">
        <w:t>Annual per capita GDP data by</w:t>
      </w:r>
      <w:r w:rsidR="00355C56">
        <w:t xml:space="preserve"> country from 1950 to 2008 come</w:t>
      </w:r>
      <w:r w:rsidR="00E539E0">
        <w:t xml:space="preserve"> from the Maddison </w:t>
      </w:r>
      <w:r w:rsidR="00355C56">
        <w:t>Project</w:t>
      </w:r>
      <w:r w:rsidR="00F626B3">
        <w:t xml:space="preserve"> </w:t>
      </w:r>
      <w:r w:rsidR="00F626B3">
        <w:fldChar w:fldCharType="begin" w:fldLock="1"/>
      </w:r>
      <w:r w:rsidR="00752463">
        <w:instrText>ADDIN CSL_CITATION { "citationItems" : [ { "id" : "ITEM-1", "itemData" : { "DOI" : "10.1111/1468-0289.12032", "ISBN" : "1468-0289", "ISSN" : "14680289", "abstract" : "The Maddison Project, initiated in March 2010 by a group of close colleagues of Angus Maddison, aims to develop an effective system of cooperation between scholars to continue Maddison's work on measuring economic performance in the world economy. This article is a first product of the project. Its goal is to explain the aims and approach of the project, and, as a first result of this \u2018collaboratory\u2019, to inventory recent research on historical national accounts. We also briefly discuss some of the problems related to these historical statistics and we extend and where necessary revise the estimates published by Maddison in his latest overviews. Most new work relates to the period before 1820; it leads to a reassessment of levels of GDP per capita in western Europe in the early modern period, and to a confirmation of Maddison's previous estimates of Asian levels of real income.", "author" : [ { "dropping-particle" : "", "family" : "Bolt", "given" : "Jutta", "non-dropping-particle" : "", "parse-names" : false, "suffix" : "" }, { "dropping-particle" : "", "family" : "Zanden", "given" : "Jan Luiten", "non-dropping-particle" : "van", "parse-names" : false, "suffix" : "" } ], "container-title" : "Economic History Review", "id" : "ITEM-1", "issue" : "3", "issued" : { "date-parts" : [ [ "2014" ] ] }, "page" : "627-651", "title" : "The Maddison Project: Collaborative Research on Historical National Accounts", "type" : "article-journal", "volume" : "67" }, "uris" : [ "http://www.mendeley.com/documents/?uuid=58b48d7a-4f4e-419d-a1c9-82bff87b8aae" ] } ], "mendeley" : { "formattedCitation" : "(Bolt and van Zanden 2014)", "plainTextFormattedCitation" : "(Bolt and van Zanden 2014)", "previouslyFormattedCitation" : "(Bolt and van Zanden 2014)" }, "properties" : { "noteIndex" : 0 }, "schema" : "https://github.com/citation-style-language/schema/raw/master/csl-citation.json" }</w:instrText>
      </w:r>
      <w:r w:rsidR="00F626B3">
        <w:fldChar w:fldCharType="separate"/>
      </w:r>
      <w:r w:rsidR="00F626B3" w:rsidRPr="00F626B3">
        <w:rPr>
          <w:noProof/>
        </w:rPr>
        <w:t>(Bolt and van Zanden 2014)</w:t>
      </w:r>
      <w:r w:rsidR="00F626B3">
        <w:fldChar w:fldCharType="end"/>
      </w:r>
      <w:r w:rsidR="00E539E0">
        <w:t xml:space="preserve">. </w:t>
      </w:r>
      <w:r w:rsidR="001C0DAB">
        <w:t xml:space="preserve">This timeframe was selected in order to maximize data availability and to use conventional start (1950) and end (latest available year: 2008) </w:t>
      </w:r>
      <w:r w:rsidR="003246D1">
        <w:t xml:space="preserve">years that are likely relatively orthogonal to the variables of interest. </w:t>
      </w:r>
      <w:r w:rsidR="00F626B3">
        <w:t>National p</w:t>
      </w:r>
      <w:r w:rsidR="00E539E0">
        <w:t>er capita GDP values are</w:t>
      </w:r>
      <w:r w:rsidR="003246D1">
        <w:t xml:space="preserve"> presented in the original dataset</w:t>
      </w:r>
      <w:r w:rsidR="00E539E0">
        <w:t xml:space="preserve"> in constant </w:t>
      </w:r>
      <w:r w:rsidR="00B648B8">
        <w:t xml:space="preserve">1990 international Geary-Khamis dollars, which are </w:t>
      </w:r>
      <w:r w:rsidR="00E539E0">
        <w:t>adjusted for purchasing</w:t>
      </w:r>
      <w:r w:rsidR="00B648B8">
        <w:t xml:space="preserve"> power </w:t>
      </w:r>
      <w:r w:rsidR="00E539E0">
        <w:t xml:space="preserve">(PPP). </w:t>
      </w:r>
      <w:r w:rsidR="003246D1">
        <w:t>From this, I have calculated r</w:t>
      </w:r>
      <w:r w:rsidR="00EE50A4">
        <w:t>olling annualized fi</w:t>
      </w:r>
      <w:r w:rsidR="00355C56">
        <w:t xml:space="preserve">ve-year averages, yielding one </w:t>
      </w:r>
      <w:r w:rsidR="00EE50A4">
        <w:t xml:space="preserve">economic growth </w:t>
      </w:r>
      <w:r w:rsidR="003246D1">
        <w:t xml:space="preserve">rate value for each country-year </w:t>
      </w:r>
      <w:r w:rsidR="00EE50A4">
        <w:t xml:space="preserve">(trailing five years) from 1955 to 2008. </w:t>
      </w:r>
      <w:r w:rsidR="00355C56">
        <w:t>The use of</w:t>
      </w:r>
      <w:r w:rsidR="00EE50A4">
        <w:t xml:space="preserve"> five-year average annualized growth rates </w:t>
      </w:r>
      <w:r w:rsidR="003246D1">
        <w:t>reduces the effect</w:t>
      </w:r>
      <w:r w:rsidR="000270CD">
        <w:t xml:space="preserve"> of </w:t>
      </w:r>
      <w:r w:rsidR="00EE50A4">
        <w:t xml:space="preserve">measurement error </w:t>
      </w:r>
      <w:r w:rsidR="003246D1">
        <w:t>from</w:t>
      </w:r>
      <w:r w:rsidR="00EE50A4">
        <w:t xml:space="preserve"> any </w:t>
      </w:r>
      <w:r w:rsidR="000270CD">
        <w:t>single</w:t>
      </w:r>
      <w:r w:rsidR="00EE50A4">
        <w:t xml:space="preserve"> year. These annualized five-year average economic growth </w:t>
      </w:r>
      <w:r w:rsidR="000270CD">
        <w:t>rates</w:t>
      </w:r>
      <w:r w:rsidR="00EE50A4">
        <w:t xml:space="preserve"> are then standardized within each country</w:t>
      </w:r>
      <w:r w:rsidR="000270CD">
        <w:t xml:space="preserve"> across </w:t>
      </w:r>
      <w:r w:rsidR="003246D1">
        <w:t xml:space="preserve">all years </w:t>
      </w:r>
      <w:r w:rsidR="00EE50A4">
        <w:t xml:space="preserve">such that </w:t>
      </w:r>
      <w:r w:rsidR="006E68F7">
        <w:t xml:space="preserve">each country’s mean </w:t>
      </w:r>
      <w:r w:rsidR="000270CD">
        <w:t xml:space="preserve">annualized growth rate </w:t>
      </w:r>
      <w:r w:rsidR="006E68F7">
        <w:t xml:space="preserve">is zero </w:t>
      </w:r>
      <w:r w:rsidR="000270CD">
        <w:t>with unit standard deviation</w:t>
      </w:r>
      <w:r w:rsidR="006E68F7">
        <w:t xml:space="preserve">. </w:t>
      </w:r>
      <w:r w:rsidR="001E0DF9">
        <w:t>Standardizing the</w:t>
      </w:r>
      <w:r w:rsidR="006E68F7">
        <w:t xml:space="preserve"> economic growth values within countries</w:t>
      </w:r>
      <w:r w:rsidR="000270CD">
        <w:t xml:space="preserve"> in this way</w:t>
      </w:r>
      <w:r w:rsidR="006E68F7">
        <w:t xml:space="preserve"> reduces the effect of historical income levels, which are known to be associated with average growth rates and growth rate volatility</w:t>
      </w:r>
      <w:r w:rsidR="003246D1">
        <w:t xml:space="preserve"> as discussed earlier</w:t>
      </w:r>
      <w:r w:rsidR="006E68F7">
        <w:t>.</w:t>
      </w:r>
    </w:p>
    <w:p w14:paraId="0A40F4AA" w14:textId="77777777" w:rsidR="0065262D" w:rsidRDefault="006E68F7" w:rsidP="0093436D">
      <w:pPr>
        <w:jc w:val="both"/>
      </w:pPr>
      <w:r>
        <w:tab/>
        <w:t xml:space="preserve">These standardized values for each country-year are then used to generate a distance matrix </w:t>
      </w:r>
      <w:r w:rsidR="000270CD">
        <w:t xml:space="preserve">of growth pattern distance values </w:t>
      </w:r>
      <w:r>
        <w:t>for every country-pair based on the Euclidean distance</w:t>
      </w:r>
      <w:r w:rsidR="0065262D">
        <w:t xml:space="preserve"> across all years for any two countries. In the </w:t>
      </w:r>
      <w:r w:rsidR="000F46AA">
        <w:t>Equation 1</w:t>
      </w:r>
      <w:r w:rsidR="0065262D">
        <w:t xml:space="preserve">, </w:t>
      </w:r>
      <w:r w:rsidR="0065262D">
        <w:rPr>
          <w:i/>
        </w:rPr>
        <w:t xml:space="preserve">x </w:t>
      </w:r>
      <w:r w:rsidR="0065262D">
        <w:t xml:space="preserve">and </w:t>
      </w:r>
      <w:r w:rsidR="0065262D">
        <w:rPr>
          <w:i/>
        </w:rPr>
        <w:t>y</w:t>
      </w:r>
      <w:r w:rsidR="0065262D">
        <w:t xml:space="preserve"> are two different countries and </w:t>
      </w:r>
      <w:r w:rsidR="0065262D">
        <w:rPr>
          <w:i/>
        </w:rPr>
        <w:t>i</w:t>
      </w:r>
      <w:r w:rsidR="0065262D">
        <w:t xml:space="preserve"> is each year’s five-year annualized growth rate for </w:t>
      </w:r>
      <w:r w:rsidR="0065262D">
        <w:rPr>
          <w:i/>
        </w:rPr>
        <w:t>n</w:t>
      </w:r>
      <w:r w:rsidR="00E00086">
        <w:t xml:space="preserve"> years 1950 to 2008.</w:t>
      </w:r>
      <w:r w:rsidR="008B5291">
        <w:t xml:space="preserve"> Figure 3 shows growth rates and standardized growth rates for the United States, Hungary, and Bulgaria. In both charts, the shapes of </w:t>
      </w:r>
      <w:commentRangeStart w:id="25"/>
      <w:r w:rsidR="008B5291">
        <w:t xml:space="preserve">Hungary and Bulgaria’s </w:t>
      </w:r>
      <w:commentRangeEnd w:id="25"/>
      <w:r w:rsidR="009D6802">
        <w:rPr>
          <w:rStyle w:val="CommentReference"/>
        </w:rPr>
        <w:commentReference w:id="25"/>
      </w:r>
      <w:r w:rsidR="008B5291">
        <w:t>growth rates are much more similar to each other than to the shape of U.S. growth over the same period.</w:t>
      </w:r>
    </w:p>
    <w:p w14:paraId="78F6D667" w14:textId="77777777" w:rsidR="0006508C" w:rsidRDefault="0006508C" w:rsidP="0093436D">
      <w:pPr>
        <w:jc w:val="both"/>
      </w:pPr>
    </w:p>
    <w:p w14:paraId="308C138C" w14:textId="77777777" w:rsidR="003E134F" w:rsidRPr="003E0BBB" w:rsidRDefault="003E0BBB" w:rsidP="0093436D">
      <w:pPr>
        <w:jc w:val="both"/>
        <w:rPr>
          <w:i/>
        </w:rPr>
      </w:pPr>
      <w:r w:rsidRPr="003E0BBB">
        <w:rPr>
          <w:i/>
        </w:rPr>
        <w:t>Linguistic Distan</w:t>
      </w:r>
      <w:r>
        <w:rPr>
          <w:i/>
        </w:rPr>
        <w:t>c</w:t>
      </w:r>
      <w:r w:rsidRPr="003E0BBB">
        <w:rPr>
          <w:i/>
        </w:rPr>
        <w:t>e</w:t>
      </w:r>
    </w:p>
    <w:p w14:paraId="08D6AB85" w14:textId="77777777" w:rsidR="004F100C" w:rsidRDefault="004F100C" w:rsidP="0093436D">
      <w:pPr>
        <w:jc w:val="both"/>
      </w:pPr>
    </w:p>
    <w:p w14:paraId="2E7EAFA3" w14:textId="77777777" w:rsidR="004F100C" w:rsidRDefault="003E0BBB" w:rsidP="003E0BBB">
      <w:pPr>
        <w:jc w:val="both"/>
      </w:pPr>
      <w:r>
        <w:t>W</w:t>
      </w:r>
      <w:r w:rsidR="004F100C">
        <w:t xml:space="preserve">hile previous work has examined the relationship between linguistic distance and economic development, much of this work has relied on overly coarse </w:t>
      </w:r>
      <w:r w:rsidR="00D82539">
        <w:t>linguistic data</w:t>
      </w:r>
      <w:r w:rsidR="004F100C">
        <w:t xml:space="preserve">. The Ethnologue dataset </w:t>
      </w:r>
      <w:r w:rsidR="00D82539">
        <w:t xml:space="preserve">of world languages </w:t>
      </w:r>
      <w:r w:rsidR="004F100C">
        <w:t>is widely used</w:t>
      </w:r>
      <w:r w:rsidR="008B17FA">
        <w:t xml:space="preserve"> in the social sciences, particularly within economics and political science</w:t>
      </w:r>
      <w:r w:rsidR="00B76B66">
        <w:t xml:space="preserve"> </w:t>
      </w:r>
      <w:r w:rsidR="00B76B66">
        <w:fldChar w:fldCharType="begin" w:fldLock="1"/>
      </w:r>
      <w:r w:rsidR="00E96231">
        <w:instrText>ADDIN CSL_CITATION { "citationItems" : [ { "id" : "ITEM-1", "itemData" : { "DOI" : "10.1300/J015v09n01_09", "ISBN" : "13814338", "ISSN" : "0270-3149", "abstract" : "For their empirical evaluation, several active research programs in economics and political science require data on ethnic groups across countries. ** Ethnic group,\" however, is a slippery concept. After addressing conceptual and practical obstacles, I present a list of 822 ethnic groups in 160 countries that made up at least 1 percent of the country population in the early 1990s. I compare a measure of ethnic fractionalization based on this list with the most commonly used measure. I also construct an index of cultural fractionalization that uses the structural distance between languages as a proxy for the cultural distance between groups in a country.", "author" : [ { "dropping-particle" : "", "family" : "Fearon", "given" : "James D", "non-dropping-particle" : "", "parse-names" : false, "suffix" : "" } ], "container-title" : "Journal of Economic Growth", "id" : "ITEM-1", "issue" : "2", "issued" : { "date-parts" : [ [ "2003" ] ] }, "page" : "195-222", "title" : "Ethnic and Cultural Diversity by Country", "type" : "article-journal", "volume" : "8" }, "uris" : [ "http://www.mendeley.com/documents/?uuid=fbdc5537-7deb-4ffc-85ce-54e70bffb62a" ] }, { "id" : "ITEM-2", "itemData" : { "DOI" : "DOI: 10.1016/B0-08-044854-2/04900-2", "ISBN" : "978-0-08-044854-1", "abstract" : "Ethnologue: languages of the world is a reference work published by SIL International that catalogs all known languages of the present-day world. Now in its 15th edition, the Ethnologue identifies 6912 living languages, both spoken and signed. This article recounts the 50-year history of the Ethnologue, describes the criteria used for language identification, traces the development of the three-letter language identification codes that have been a distinctive feature of the Ethnologue, discusses ways in which the Ethnologue documents the problem of language endangerment, and gives an overview of the contents of the complete work.", "author" : [ { "dropping-particle" : "", "family" : "Simons", "given" : "G F", "non-dropping-particle" : "", "parse-names" : false, "suffix" : "" }, { "dropping-particle" : "", "family" : "Gordon  R.G.", "given" : "Jr", "non-dropping-particle" : "", "parse-names" : false, "suffix" : "" } ], "container-title" : "Encyclopedia of Language &amp; Linguistics", "id" : "ITEM-2", "issued" : { "date-parts" : [ [ "2006" ] ] }, "page" : "250-253", "title" : "Ethnologue", "type" : "chapter" }, "uris" : [ "http://www.mendeley.com/documents/?uuid=216a8450-f61f-4fac-b754-8676a2b24240" ] } ], "mendeley" : { "formattedCitation" : "(Fearon 2003; Simons and Gordon\u00a0 R.G. 2006)", "plainTextFormattedCitation" : "(Fearon 2003; Simons and Gordon\u00a0 R.G. 2006)", "previouslyFormattedCitation" : "(Fearon 2003; Simons and Gordon\u00a0 R.G. 2006)" }, "properties" : { "noteIndex" : 0 }, "schema" : "https://github.com/citation-style-language/schema/raw/master/csl-citation.json" }</w:instrText>
      </w:r>
      <w:r w:rsidR="00B76B66">
        <w:fldChar w:fldCharType="separate"/>
      </w:r>
      <w:r w:rsidR="00F1415F" w:rsidRPr="00F1415F">
        <w:rPr>
          <w:noProof/>
        </w:rPr>
        <w:t>(Fearon 2003; Simons and Gordon  R.G. 2006)</w:t>
      </w:r>
      <w:r w:rsidR="00B76B66">
        <w:fldChar w:fldCharType="end"/>
      </w:r>
      <w:r w:rsidR="004F100C">
        <w:t xml:space="preserve">. It was created by linguistic experts who manually coded and produced a linguistic tree for all known languages. However, </w:t>
      </w:r>
      <w:r w:rsidR="00F1415F">
        <w:t>t</w:t>
      </w:r>
      <w:r w:rsidR="004F100C">
        <w:t xml:space="preserve">he only way to derive </w:t>
      </w:r>
      <w:r w:rsidR="00F1415F">
        <w:t xml:space="preserve">the </w:t>
      </w:r>
      <w:r w:rsidR="004F100C">
        <w:t xml:space="preserve">linguistic distance between </w:t>
      </w:r>
      <w:r w:rsidR="00F1415F">
        <w:t xml:space="preserve">two languages consists of </w:t>
      </w:r>
      <w:r w:rsidR="004F100C">
        <w:t xml:space="preserve">counting the number of common nodes they share. </w:t>
      </w:r>
      <w:r w:rsidR="00F1415F">
        <w:t xml:space="preserve">This approach yields linguistic distance measures that may be coarser than other distance measures such as genetic distance. </w:t>
      </w:r>
      <w:r w:rsidR="008C38D3">
        <w:t xml:space="preserve">Thus, when </w:t>
      </w:r>
      <w:r w:rsidR="00E96231">
        <w:fldChar w:fldCharType="begin" w:fldLock="1"/>
      </w:r>
      <w:r w:rsidR="00E96231">
        <w:instrText>ADDIN CSL_CITATION { "citationItems" : [ { "id" : "ITEM-1", "itemData" : { "DOI" : "10.1162/qjec.2009.124.2.469", "ISBN" : "00335533", "ISSN" : "0033-5533", "abstract" : "We find that genetic distance, a measure associated with the time elapsed since two populations' last common ancestors, has a statistically and economically significant effect on income differences across countries, even controlling for measures of geographical distance, climatic differences, transportation costs, and measures of historical, religious, and linguistic distance. We provide an economic interpretation of these findings in terms of barriers to the diffusion of development from the world technological frontier, implying that income differences should be a function of relative genetic distance from the frontier. The empirical evidence strongly supports this barriers interpretation.", "author" : [ { "dropping-particle" : "", "family" : "Spolaore", "given" : "Enrico", "non-dropping-particle" : "", "parse-names" : false, "suffix" : "" }, { "dropping-particle" : "", "family" : "Wacziarg", "given" : "Romain", "non-dropping-particle" : "", "parse-names" : false, "suffix" : "" } ], "container-title" : "Quarterly Journal of Economics", "id" : "ITEM-1", "issue" : "2", "issued" : { "date-parts" : [ [ "2009" ] ] }, "page" : "469-529", "title" : "The Diffusion of Development", "type" : "article-journal", "volume" : "124" }, "uris" : [ "http://www.mendeley.com/documents/?uuid=488ba506-4345-48a7-bafe-b1ffad1d33e8" ] } ], "mendeley" : { "formattedCitation" : "(Spolaore and Wacziarg 2009)", "manualFormatting" : "Spolaore and Wacziarg (2009)", "plainTextFormattedCitation" : "(Spolaore and Wacziarg 2009)", "previouslyFormattedCitation" : "(Spolaore and Wacziarg 2009)" }, "properties" : { "noteIndex" : 0 }, "schema" : "https://github.com/citation-style-language/schema/raw/master/csl-citation.json" }</w:instrText>
      </w:r>
      <w:r w:rsidR="00E96231">
        <w:fldChar w:fldCharType="separate"/>
      </w:r>
      <w:r w:rsidR="00E96231" w:rsidRPr="00E96231">
        <w:rPr>
          <w:noProof/>
        </w:rPr>
        <w:t xml:space="preserve">Spolaore and Wacziarg </w:t>
      </w:r>
      <w:r w:rsidR="00E96231">
        <w:rPr>
          <w:noProof/>
        </w:rPr>
        <w:t>(</w:t>
      </w:r>
      <w:r w:rsidR="00E96231" w:rsidRPr="00E96231">
        <w:rPr>
          <w:noProof/>
        </w:rPr>
        <w:t>2009)</w:t>
      </w:r>
      <w:r w:rsidR="00E96231">
        <w:fldChar w:fldCharType="end"/>
      </w:r>
      <w:r w:rsidR="00E96231">
        <w:t xml:space="preserve"> perform</w:t>
      </w:r>
      <w:r w:rsidR="008C38D3">
        <w:t xml:space="preserve"> a </w:t>
      </w:r>
      <w:r w:rsidR="00E96231">
        <w:t xml:space="preserve">multivariate </w:t>
      </w:r>
      <w:r w:rsidR="008C38D3">
        <w:t>regression with both linguistic distance using the Ethnologue data and genetic distance</w:t>
      </w:r>
      <w:r w:rsidR="00E96231">
        <w:t xml:space="preserve"> as right-hand-size variables</w:t>
      </w:r>
      <w:r w:rsidR="008C38D3">
        <w:t xml:space="preserve">, they find genetic distance to be a better predictor of economic development. This is </w:t>
      </w:r>
      <w:del w:id="26" w:author="Dalton Conley" w:date="2016-06-08T10:56:00Z">
        <w:r w:rsidR="008C38D3" w:rsidDel="009D6802">
          <w:delText xml:space="preserve">more </w:delText>
        </w:r>
      </w:del>
      <w:r w:rsidR="008C38D3">
        <w:t xml:space="preserve">likely due to the fact that the linguistic distance measure was coarser than </w:t>
      </w:r>
      <w:r w:rsidR="00E96231">
        <w:t xml:space="preserve">the genetic distance measure, an issue </w:t>
      </w:r>
      <w:r w:rsidR="008C38D3">
        <w:t>they note.</w:t>
      </w:r>
    </w:p>
    <w:p w14:paraId="4D24BB08" w14:textId="77777777" w:rsidR="007D771B" w:rsidDel="009D6802" w:rsidRDefault="008C38D3">
      <w:pPr>
        <w:ind w:firstLine="720"/>
        <w:jc w:val="both"/>
        <w:rPr>
          <w:del w:id="27" w:author="Dalton Conley" w:date="2016-06-08T10:56:00Z"/>
        </w:rPr>
      </w:pPr>
      <w:r>
        <w:t xml:space="preserve">To address this problem, I use a state-of-the-art linguistic dataset </w:t>
      </w:r>
      <w:r w:rsidR="002D285E">
        <w:t xml:space="preserve">of 2,082 </w:t>
      </w:r>
      <w:r w:rsidR="00066675">
        <w:t>languages with binary presence/absence data for</w:t>
      </w:r>
      <w:r w:rsidR="002D285E">
        <w:t xml:space="preserve"> 728 phonemes</w:t>
      </w:r>
      <w:r w:rsidR="00066675">
        <w:t>. This</w:t>
      </w:r>
      <w:r w:rsidR="003F7D57">
        <w:t xml:space="preserve"> publically available dataset</w:t>
      </w:r>
      <w:r w:rsidR="00066675">
        <w:t xml:space="preserve"> is taken directly from </w:t>
      </w:r>
      <w:r w:rsidR="003F7D57">
        <w:t>a version of the</w:t>
      </w:r>
      <w:r w:rsidR="00066675">
        <w:t xml:space="preserve"> Ruhlen database that was modified and used by </w:t>
      </w:r>
      <w:r w:rsidR="003F7D57">
        <w:fldChar w:fldCharType="begin" w:fldLock="1"/>
      </w:r>
      <w:r w:rsidR="003F7D57">
        <w:instrText>ADDIN CSL_CITATION { "citationItems" : [ { "id" : "ITEM-1", "itemData" : { "DOI" : "10.1073/pnas.1424033112", "ISBN" : "1091-6490 (Electronic) 0027-8424 (Linking)", "ISSN" : "0027-8424", "PMID" : "25605893", "abstract" : "Worldwide patterns of genetic variation are driven by human demographic history. Here, we test whether this demographic history has left similar signatures on phonemes\u2014sound units that distinguish meaning between words in languages\u2014to those it has left on genes. We analyze, jointly and in parallel, phoneme inven- tories from 2,082 worldwide languages and microsatellite polymor- phisms from 246 worldwide populations. On a global scale, both genetic distance and phonemic distance between populations are significantly correlated with geographic distance. Geographically close language pairs share significantly more phonemes than distant languagepairs,whether ornot thelanguages are closely related. The regional geographic axes of greatest phonemic differentiation corre- spond to axes of genetic differentiation, suggesting that there is a relationship between human dispersal and linguistic variation. However, the geographic distribution of phoneme inventory sizes does not follow the predictions of a serial founder effect during human expansion out of Africa. Furthermore, although geographi- cally isolated populations lose genetic diversity via genetic drift, phonemes are not subject to drift in the same way: within a given geographic radius, languages that are relatively isolated exhibit more variance in number of phonemes than languages with many neighbors. This finding suggests that relatively isolated languages are more susceptible to phonemic change than languages with many neighbors. Within a language family, phoneme evolution alonggenetic,geographic, or cognate-basedlinguistic trees predicts similar ancestral phoneme states to those predicted from ancient sources. More genetic sampling could further elucidate the relative roles of vertical and horizontal transmission in phoneme evolution.", "author" : [ { "dropping-particle" : "", "family" : "Creanza", "given" : "Nicole", "non-dropping-particle" : "", "parse-names" : false, "suffix" : "" }, { "dropping-particle" : "", "family" : "Ruhlen", "given" : "Merritt", "non-dropping-particle" : "", "parse-names" : false, "suffix" : "" }, { "dropping-particle" : "", "family" : "Pemberton", "given" : "Trevor J", "non-dropping-particle" : "", "parse-names" : false, "suffix" : "" }, { "dropping-particle" : "", "family" : "Rosenberg", "given" : "Noah A", "non-dropping-particle" : "", "parse-names" : false, "suffix" : "" }, { "dropping-particle" : "", "family" : "Feldman", "given" : "Marcus W", "non-dropping-particle" : "", "parse-names" : false, "suffix" : "" } ], "container-title" : "Proceedings of the National Academy of Sciences", "id" : "ITEM-1", "issue" : "5", "issued" : { "date-parts" : [ [ "2015" ] ] }, "page" : "1265-1272", "title" : "A Comparison of Worldwide Phonemic and Genetic Variation in Human Populations", "type" : "article-journal", "volume" : "112" }, "uris" : [ "http://www.mendeley.com/documents/?uuid=17128b03-077c-4063-90fc-a0dabd610b9a" ] } ], "mendeley" : { "formattedCitation" : "(Creanza et al. 2015)", "manualFormatting" : "Creanza et al. in their 2015", "plainTextFormattedCitation" : "(Creanza et al. 2015)", "previouslyFormattedCitation" : "(Creanza et al. 2015)" }, "properties" : { "noteIndex" : 0 }, "schema" : "https://github.com/citation-style-language/schema/raw/master/csl-citation.json" }</w:instrText>
      </w:r>
      <w:r w:rsidR="003F7D57">
        <w:fldChar w:fldCharType="separate"/>
      </w:r>
      <w:r w:rsidR="003F7D57" w:rsidRPr="003F7D57">
        <w:rPr>
          <w:noProof/>
        </w:rPr>
        <w:t>Creanza et al.</w:t>
      </w:r>
      <w:r w:rsidR="003F7D57">
        <w:rPr>
          <w:noProof/>
        </w:rPr>
        <w:t xml:space="preserve"> in their</w:t>
      </w:r>
      <w:r w:rsidR="003F7D57" w:rsidRPr="003F7D57">
        <w:rPr>
          <w:noProof/>
        </w:rPr>
        <w:t xml:space="preserve"> 2015</w:t>
      </w:r>
      <w:r w:rsidR="003F7D57">
        <w:fldChar w:fldCharType="end"/>
      </w:r>
      <w:r w:rsidR="003F7D57">
        <w:t xml:space="preserve"> </w:t>
      </w:r>
      <w:r w:rsidR="00066675">
        <w:t xml:space="preserve">paper </w:t>
      </w:r>
      <w:del w:id="28" w:author="Dalton Conley" w:date="2016-06-08T10:56:00Z">
        <w:r w:rsidR="00066675" w:rsidDel="009D6802">
          <w:delText>in the</w:delText>
        </w:r>
      </w:del>
    </w:p>
    <w:p w14:paraId="1528124D" w14:textId="77777777" w:rsidR="007D771B" w:rsidRDefault="007D771B">
      <w:pPr>
        <w:ind w:firstLine="720"/>
        <w:jc w:val="both"/>
        <w:pPrChange w:id="29" w:author="Dalton Conley" w:date="2016-06-08T10:56:00Z">
          <w:pPr/>
        </w:pPrChange>
      </w:pPr>
      <w:del w:id="30" w:author="Dalton Conley" w:date="2016-06-08T10:56:00Z">
        <w:r w:rsidDel="009D6802">
          <w:br w:type="page"/>
        </w:r>
      </w:del>
      <w:r w:rsidR="005719B4">
        <w:rPr>
          <w:noProof/>
        </w:rPr>
        <mc:AlternateContent>
          <mc:Choice Requires="wpg">
            <w:drawing>
              <wp:inline distT="0" distB="0" distL="0" distR="0" wp14:anchorId="0F17DD75" wp14:editId="21978309">
                <wp:extent cx="5934075" cy="7364895"/>
                <wp:effectExtent l="0" t="0" r="9525" b="7620"/>
                <wp:docPr id="3083" name="Group 3083"/>
                <wp:cNvGraphicFramePr/>
                <a:graphic xmlns:a="http://schemas.openxmlformats.org/drawingml/2006/main">
                  <a:graphicData uri="http://schemas.microsoft.com/office/word/2010/wordprocessingGroup">
                    <wpg:wgp>
                      <wpg:cNvGrpSpPr/>
                      <wpg:grpSpPr>
                        <a:xfrm>
                          <a:off x="0" y="0"/>
                          <a:ext cx="5934075" cy="7364895"/>
                          <a:chOff x="0" y="0"/>
                          <a:chExt cx="5936615" cy="7362442"/>
                        </a:xfrm>
                      </wpg:grpSpPr>
                      <wpg:grpSp>
                        <wpg:cNvPr id="28" name="Group 28"/>
                        <wpg:cNvGrpSpPr/>
                        <wpg:grpSpPr>
                          <a:xfrm>
                            <a:off x="0" y="267630"/>
                            <a:ext cx="5936615" cy="6404610"/>
                            <a:chOff x="0" y="0"/>
                            <a:chExt cx="5936615" cy="6405028"/>
                          </a:xfrm>
                        </wpg:grpSpPr>
                        <wpg:graphicFrame>
                          <wpg:cNvPr id="17" name="Chart 17"/>
                          <wpg:cNvFrPr/>
                          <wpg:xfrm>
                            <a:off x="0" y="0"/>
                            <a:ext cx="5932170" cy="3193415"/>
                          </wpg:xfrm>
                          <a:graphic>
                            <a:graphicData uri="http://schemas.openxmlformats.org/drawingml/2006/chart">
                              <c:chart xmlns:c="http://schemas.openxmlformats.org/drawingml/2006/chart" xmlns:r="http://schemas.openxmlformats.org/officeDocument/2006/relationships" r:id="rId21"/>
                            </a:graphicData>
                          </a:graphic>
                        </wpg:graphicFrame>
                        <wpg:graphicFrame>
                          <wpg:cNvPr id="22" name="Chart 22"/>
                          <wpg:cNvFrPr/>
                          <wpg:xfrm>
                            <a:off x="0" y="3229393"/>
                            <a:ext cx="5936615" cy="3175635"/>
                          </wpg:xfrm>
                          <a:graphic>
                            <a:graphicData uri="http://schemas.openxmlformats.org/drawingml/2006/chart">
                              <c:chart xmlns:c="http://schemas.openxmlformats.org/drawingml/2006/chart" xmlns:r="http://schemas.openxmlformats.org/officeDocument/2006/relationships" r:id="rId22"/>
                            </a:graphicData>
                          </a:graphic>
                        </wpg:graphicFrame>
                      </wpg:grpSp>
                      <wps:wsp>
                        <wps:cNvPr id="3077" name="Rectangle 3077"/>
                        <wps:cNvSpPr/>
                        <wps:spPr>
                          <a:xfrm>
                            <a:off x="0" y="0"/>
                            <a:ext cx="589661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47FA5E" w14:textId="77777777" w:rsidR="00533294" w:rsidRPr="00DF73A5" w:rsidRDefault="00533294" w:rsidP="008B5291">
                              <w:pPr>
                                <w:rPr>
                                  <w:color w:val="000000" w:themeColor="text1"/>
                                </w:rPr>
                              </w:pPr>
                              <w:r>
                                <w:rPr>
                                  <w:b/>
                                  <w:color w:val="000000" w:themeColor="text1"/>
                                </w:rPr>
                                <w:t>Figure 3</w:t>
                              </w:r>
                              <w:r w:rsidRPr="00467320">
                                <w:rPr>
                                  <w:color w:val="000000" w:themeColor="text1"/>
                                </w:rPr>
                                <w:t xml:space="preserve">. </w:t>
                              </w:r>
                              <w:r>
                                <w:rPr>
                                  <w:color w:val="000000" w:themeColor="text1"/>
                                </w:rPr>
                                <w:t>Non-Standardized and Standardized Annualized Growth Rates for Three Countries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81" name="Rectangle 3081"/>
                        <wps:cNvSpPr/>
                        <wps:spPr>
                          <a:xfrm>
                            <a:off x="0" y="6806704"/>
                            <a:ext cx="5932170" cy="5557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3038CD" w14:textId="77777777" w:rsidR="00533294" w:rsidRPr="00BA33ED" w:rsidRDefault="00533294" w:rsidP="00633EE1">
                              <w:pPr>
                                <w:jc w:val="both"/>
                                <w:rPr>
                                  <w:color w:val="000000" w:themeColor="text1"/>
                                </w:rPr>
                              </w:pPr>
                              <w:r>
                                <w:rPr>
                                  <w:color w:val="000000" w:themeColor="text1"/>
                                </w:rPr>
                                <w:t>The three countries shown are the United States, Hungary, and Bulgaria. The y-axes of both graphs are in percent annualized growth rates. Years begin in 1955 due to the use of five-year trailing averages.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3083" o:spid="_x0000_s1038" style="width:467.25pt;height:579.9pt;mso-position-horizontal-relative:char;mso-position-vertical-relative:line" coordsize="59366,7362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">
                <v:group id="Group 28" o:spid="_x0000_s1039" style="position:absolute;top:2676;width:59366;height:64046" coordsize="59366,6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Chart 17" o:spid="_x0000_s1040" type="#_x0000_t75" style="position:absolute;left:-60;top:-55;width:59460;height:32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">
                    <v:imagedata r:id="rId23" o:title=""/>
                    <o:lock v:ext="edit" aspectratio="f"/>
                  </v:shape>
                  <v:shape id="Chart 22" o:spid="_x0000_s1041" type="#_x0000_t75" style="position:absolute;left:-60;top:32244;width:59460;height:318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">
                    <v:imagedata r:id="rId24" o:title=""/>
                    <o:lock v:ext="edit" aspectratio="f"/>
                  </v:shape>
                </v:group>
                <v:rect id="Rectangle 3077" o:spid="_x0000_s1042" style="position:absolute;width:58966;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" filled="f" stroked="f" strokeweight="1pt">
                  <v:textbox inset="0,0,0,0">
                    <w:txbxContent>
                      <w:p w:rsidR="00533294" w:rsidRPr="00DF73A5" w:rsidRDefault="00533294" w:rsidP="008B5291">
                        <w:pPr>
                          <w:rPr>
                            <w:color w:val="000000" w:themeColor="text1"/>
                          </w:rPr>
                        </w:pPr>
                        <w:r>
                          <w:rPr>
                            <w:b/>
                            <w:color w:val="000000" w:themeColor="text1"/>
                          </w:rPr>
                          <w:t>Figure 3</w:t>
                        </w:r>
                        <w:r w:rsidRPr="00467320">
                          <w:rPr>
                            <w:color w:val="000000" w:themeColor="text1"/>
                          </w:rPr>
                          <w:t xml:space="preserve">. </w:t>
                        </w:r>
                        <w:r>
                          <w:rPr>
                            <w:color w:val="000000" w:themeColor="text1"/>
                          </w:rPr>
                          <w:t>Non-Standardized and Standardized Annualized Growth Rates for Three Countries</w:t>
                        </w:r>
                      </w:p>
                    </w:txbxContent>
                  </v:textbox>
                </v:rect>
                <v:rect id="Rectangle 3081" o:spid="_x0000_s1043" style="position:absolute;top:68067;width:59321;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" filled="f" stroked="f" strokeweight="1pt">
                  <v:textbox inset="0,0,0,0">
                    <w:txbxContent>
                      <w:p w:rsidR="00533294" w:rsidRPr="00BA33ED" w:rsidRDefault="00533294" w:rsidP="00633EE1">
                        <w:pPr>
                          <w:jc w:val="both"/>
                          <w:rPr>
                            <w:color w:val="000000" w:themeColor="text1"/>
                          </w:rPr>
                        </w:pPr>
                        <w:r>
                          <w:rPr>
                            <w:color w:val="000000" w:themeColor="text1"/>
                          </w:rPr>
                          <w:t>The three countries shown are the United States, Hungary, and Bulgaria. The y-axes of both graphs are in percent annualized growth rates. Years begin in 1955 due to the use of five-year trailing averages.</w:t>
                        </w:r>
                      </w:p>
                    </w:txbxContent>
                  </v:textbox>
                </v:rect>
                <w10:anchorlock/>
              </v:group>
            </w:pict>
          </mc:Fallback>
        </mc:AlternateContent>
      </w:r>
    </w:p>
    <w:p w14:paraId="3D52D922" w14:textId="77777777" w:rsidR="003F7D57" w:rsidRDefault="007D771B" w:rsidP="007D771B">
      <w:pPr>
        <w:jc w:val="both"/>
      </w:pPr>
      <w:r>
        <w:br w:type="page"/>
      </w:r>
      <w:del w:id="31" w:author="Dalton Conley" w:date="2016-06-08T10:56:00Z">
        <w:r w:rsidR="00066675" w:rsidRPr="00066675" w:rsidDel="009D6802">
          <w:rPr>
            <w:i/>
          </w:rPr>
          <w:delText>Proceedings of the National Academy of Sciences</w:delText>
        </w:r>
      </w:del>
      <w:r w:rsidR="00066675">
        <w:t xml:space="preserve">. The primary advantage of this dataset is that one can use it to derive more continuous linguistic distance measures than </w:t>
      </w:r>
      <w:r w:rsidR="003F7D57">
        <w:t>the Ethnologue data.</w:t>
      </w:r>
    </w:p>
    <w:p w14:paraId="2E60B9EE" w14:textId="77777777" w:rsidR="000A6058" w:rsidRDefault="007D771B" w:rsidP="003E0BBB">
      <w:pPr>
        <w:ind w:firstLine="720"/>
        <w:jc w:val="both"/>
      </w:pPr>
      <w:r>
        <w:rPr>
          <w:noProof/>
        </w:rPr>
        <mc:AlternateContent>
          <mc:Choice Requires="wpg">
            <w:drawing>
              <wp:anchor distT="274320" distB="274320" distL="114300" distR="114300" simplePos="0" relativeHeight="251667456" behindDoc="0" locked="0" layoutInCell="1" allowOverlap="1" wp14:anchorId="6F7077FA" wp14:editId="48B79566">
                <wp:simplePos x="0" y="0"/>
                <wp:positionH relativeFrom="column">
                  <wp:posOffset>24765</wp:posOffset>
                </wp:positionH>
                <wp:positionV relativeFrom="page">
                  <wp:posOffset>3109595</wp:posOffset>
                </wp:positionV>
                <wp:extent cx="2806700" cy="1115060"/>
                <wp:effectExtent l="0" t="0" r="0" b="8890"/>
                <wp:wrapTopAndBottom/>
                <wp:docPr id="3096" name="Group 3096"/>
                <wp:cNvGraphicFramePr/>
                <a:graphic xmlns:a="http://schemas.openxmlformats.org/drawingml/2006/main">
                  <a:graphicData uri="http://schemas.microsoft.com/office/word/2010/wordprocessingGroup">
                    <wpg:wgp>
                      <wpg:cNvGrpSpPr/>
                      <wpg:grpSpPr>
                        <a:xfrm>
                          <a:off x="0" y="0"/>
                          <a:ext cx="2806700" cy="1115060"/>
                          <a:chOff x="0" y="0"/>
                          <a:chExt cx="2806700" cy="1111956"/>
                        </a:xfrm>
                      </wpg:grpSpPr>
                      <wps:wsp>
                        <wps:cNvPr id="3091" name="Rectangle 3091"/>
                        <wps:cNvSpPr/>
                        <wps:spPr>
                          <a:xfrm>
                            <a:off x="0" y="553156"/>
                            <a:ext cx="2806700" cy="55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896B0" w14:textId="77777777" w:rsidR="00533294" w:rsidRPr="000E2CFF" w:rsidRDefault="00533294" w:rsidP="009B2772">
                              <w:pPr>
                                <w:jc w:val="both"/>
                                <w:rPr>
                                  <w:color w:val="000000" w:themeColor="text1"/>
                                </w:rPr>
                              </w:pPr>
                              <w:r w:rsidRPr="000E2CFF">
                                <w:rPr>
                                  <w:b/>
                                  <w:color w:val="000000" w:themeColor="text1"/>
                                </w:rPr>
                                <w:t>Equation 2</w:t>
                              </w:r>
                              <w:r w:rsidRPr="000E2CFF">
                                <w:rPr>
                                  <w:color w:val="000000" w:themeColor="text1"/>
                                </w:rPr>
                                <w:t xml:space="preserve">.  Jaccard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4" name="Picture 2" descr="http://www3.nd.edu/~dwang5/courses/spring15/assignments/A2/JaccardDistance.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5110" cy="45085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74AE88A2" id="Group 3096" o:spid="_x0000_s1044" style="position:absolute;left:0;text-align:left;margin-left:1.95pt;margin-top:244.85pt;width:221pt;height:87.8pt;z-index:251667456;mso-wrap-distance-top:21.6pt;mso-wrap-distance-bottom:21.6pt;mso-position-horizontal-relative:text;mso-position-vertical-relative:page;mso-width-relative:margin;mso-height-relative:margin" coordsize="28067,11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">
                <v:rect id="Rectangle 3091" o:spid="_x0000_s1045" style="position:absolute;top:5531;width:28067;height: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" filled="f" stroked="f" strokeweight="1pt">
                  <v:textbox inset="0,0,0,0">
                    <w:txbxContent>
                      <w:p w:rsidR="00533294" w:rsidRPr="000E2CFF" w:rsidRDefault="00533294" w:rsidP="009B2772">
                        <w:pPr>
                          <w:jc w:val="both"/>
                          <w:rPr>
                            <w:color w:val="000000" w:themeColor="text1"/>
                          </w:rPr>
                        </w:pPr>
                        <w:r w:rsidRPr="000E2CFF">
                          <w:rPr>
                            <w:b/>
                            <w:color w:val="000000" w:themeColor="text1"/>
                          </w:rPr>
                          <w:t>Equation 2</w:t>
                        </w:r>
                        <w:r w:rsidRPr="000E2CFF">
                          <w:rPr>
                            <w:color w:val="000000" w:themeColor="text1"/>
                          </w:rPr>
                          <w:t xml:space="preserve">.  </w:t>
                        </w:r>
                        <w:proofErr w:type="spellStart"/>
                        <w:r w:rsidRPr="000E2CFF">
                          <w:rPr>
                            <w:color w:val="000000" w:themeColor="text1"/>
                          </w:rPr>
                          <w:t>Jaccard</w:t>
                        </w:r>
                        <w:proofErr w:type="spellEnd"/>
                        <w:r w:rsidRPr="000E2CFF">
                          <w:rPr>
                            <w:color w:val="000000" w:themeColor="text1"/>
                          </w:rPr>
                          <w:t xml:space="preserve"> distance formula between any two points </w:t>
                        </w:r>
                        <w:r w:rsidRPr="000E2CFF">
                          <w:rPr>
                            <w:i/>
                            <w:color w:val="000000" w:themeColor="text1"/>
                          </w:rPr>
                          <w:t>A</w:t>
                        </w:r>
                        <w:r w:rsidRPr="000E2CFF">
                          <w:rPr>
                            <w:color w:val="000000" w:themeColor="text1"/>
                          </w:rPr>
                          <w:t xml:space="preserve"> and </w:t>
                        </w:r>
                        <w:r w:rsidRPr="000E2CFF">
                          <w:rPr>
                            <w:i/>
                            <w:color w:val="000000" w:themeColor="text1"/>
                          </w:rPr>
                          <w:t>B</w:t>
                        </w:r>
                        <w:r w:rsidRPr="000E2CFF">
                          <w:rPr>
                            <w:color w:val="000000" w:themeColor="text1"/>
                          </w:rPr>
                          <w:t xml:space="preserve"> based on phonemic presence/absence data</w:t>
                        </w:r>
                      </w:p>
                    </w:txbxContent>
                  </v:textbox>
                </v:rect>
                <v:shape id="Picture 2" o:spid="_x0000_s1046" type="#_x0000_t75" alt="http://www3.nd.edu/~dwang5/courses/spring15/assignments/A2/JaccardDistance.png" style="position:absolute;width:27851;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">
                  <v:imagedata r:id="rId26" o:title="JaccardDistance"/>
                  <v:path arrowok="t"/>
                </v:shape>
                <w10:wrap type="topAndBottom" anchory="page"/>
              </v:group>
            </w:pict>
          </mc:Fallback>
        </mc:AlternateContent>
      </w:r>
      <w:r w:rsidR="003F7D57">
        <w:t>From the full set of 2,082 languages, e</w:t>
      </w:r>
      <w:r w:rsidR="00330A95">
        <w:t>ach country is assigned a single</w:t>
      </w:r>
      <w:r w:rsidR="000A6058">
        <w:t xml:space="preserve"> “dominant” language corresponding to the language within that country with the greatest </w:t>
      </w:r>
      <w:r w:rsidR="005A216D">
        <w:t>number</w:t>
      </w:r>
      <w:r w:rsidR="000A6058">
        <w:t xml:space="preserve"> of speakers. </w:t>
      </w:r>
      <w:r w:rsidR="003F7D57">
        <w:t>The assignment of a single language to each country is a useful simplification but raises a number</w:t>
      </w:r>
      <w:r w:rsidR="00E40FF6">
        <w:t xml:space="preserve"> of issues worth noting. F</w:t>
      </w:r>
      <w:r w:rsidR="000A6058">
        <w:t xml:space="preserve">or some countries, the </w:t>
      </w:r>
      <w:r w:rsidR="00E40FF6">
        <w:t>most commonly spoken</w:t>
      </w:r>
      <w:r w:rsidR="000A6058">
        <w:t xml:space="preserve"> language may in fact constitute a relatively small fraction of the total population due to the existence of other widely spoken languages. </w:t>
      </w:r>
      <w:r w:rsidR="00F02AEC">
        <w:t xml:space="preserve">The assignment of a single “dominant” language is a simplification that necessarily excludes </w:t>
      </w:r>
      <w:r w:rsidR="00330A95">
        <w:t>some linguistic</w:t>
      </w:r>
      <w:r w:rsidR="00F02AEC">
        <w:t xml:space="preserve"> information. </w:t>
      </w:r>
      <w:r w:rsidR="00E40FF6">
        <w:t>Ultimately</w:t>
      </w:r>
      <w:r w:rsidR="00F02AEC">
        <w:t xml:space="preserve">, </w:t>
      </w:r>
      <w:r w:rsidR="00E40FF6">
        <w:t>this simplification should make this paper’s findings</w:t>
      </w:r>
      <w:r w:rsidR="00F02AEC">
        <w:t xml:space="preserve"> more conservative given that the use of a single “dominant” language is a </w:t>
      </w:r>
      <w:r w:rsidR="00E40FF6">
        <w:t>less precise</w:t>
      </w:r>
      <w:r w:rsidR="00F02AEC">
        <w:t xml:space="preserve"> </w:t>
      </w:r>
      <w:r w:rsidR="00D138C7">
        <w:t>measure of cultural similarity.</w:t>
      </w:r>
    </w:p>
    <w:p w14:paraId="4FC9AB5D" w14:textId="77777777" w:rsidR="00F177CF" w:rsidRDefault="007D771B" w:rsidP="008F3702">
      <w:pPr>
        <w:ind w:firstLine="720"/>
        <w:jc w:val="both"/>
      </w:pPr>
      <w:r>
        <w:rPr>
          <w:noProof/>
        </w:rPr>
        <mc:AlternateContent>
          <mc:Choice Requires="wpg">
            <w:drawing>
              <wp:anchor distT="274320" distB="274320" distL="114300" distR="114300" simplePos="0" relativeHeight="251672576" behindDoc="0" locked="0" layoutInCell="1" allowOverlap="1" wp14:anchorId="45EB5354" wp14:editId="6FE89F38">
                <wp:simplePos x="0" y="0"/>
                <wp:positionH relativeFrom="margin">
                  <wp:align>right</wp:align>
                </wp:positionH>
                <wp:positionV relativeFrom="page">
                  <wp:posOffset>7045960</wp:posOffset>
                </wp:positionV>
                <wp:extent cx="2816225" cy="1151890"/>
                <wp:effectExtent l="0" t="0" r="3175" b="10160"/>
                <wp:wrapTopAndBottom/>
                <wp:docPr id="3097" name="Group 3097"/>
                <wp:cNvGraphicFramePr/>
                <a:graphic xmlns:a="http://schemas.openxmlformats.org/drawingml/2006/main">
                  <a:graphicData uri="http://schemas.microsoft.com/office/word/2010/wordprocessingGroup">
                    <wpg:wgp>
                      <wpg:cNvGrpSpPr/>
                      <wpg:grpSpPr>
                        <a:xfrm>
                          <a:off x="0" y="0"/>
                          <a:ext cx="2816225" cy="1151890"/>
                          <a:chOff x="0" y="0"/>
                          <a:chExt cx="2815872" cy="1151396"/>
                        </a:xfrm>
                      </wpg:grpSpPr>
                      <wps:wsp>
                        <wps:cNvPr id="3093" name="Rectangle 3093"/>
                        <wps:cNvSpPr/>
                        <wps:spPr>
                          <a:xfrm>
                            <a:off x="0" y="598311"/>
                            <a:ext cx="2809240" cy="5530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4E5D7" w14:textId="77777777" w:rsidR="00533294" w:rsidRPr="000E2CFF" w:rsidRDefault="00533294" w:rsidP="009B2772">
                              <w:pPr>
                                <w:jc w:val="both"/>
                                <w:rPr>
                                  <w:color w:val="000000" w:themeColor="text1"/>
                                </w:rPr>
                              </w:pPr>
                              <w:r w:rsidRPr="000E2CFF">
                                <w:rPr>
                                  <w:b/>
                                  <w:color w:val="000000" w:themeColor="text1"/>
                                </w:rPr>
                                <w:t>Equation 3</w:t>
                              </w:r>
                              <w:r w:rsidRPr="000E2CFF">
                                <w:rPr>
                                  <w:color w:val="000000" w:themeColor="text1"/>
                                </w:rPr>
                                <w:t>.  Haversine formula for calculating the great-circle distance between any two latitude-longitude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78" name="Picture 6" descr="http://www.ryanduell.com/wp-content/uploads/2012/12/Screenshot-12812-132-P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8222" y="0"/>
                            <a:ext cx="2787650" cy="50736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45EB5354" id="Group 3097" o:spid="_x0000_s1047" style="position:absolute;left:0;text-align:left;margin-left:170.55pt;margin-top:554.8pt;width:221.75pt;height:90.7pt;z-index:251672576;mso-wrap-distance-top:21.6pt;mso-wrap-distance-bottom:21.6pt;mso-position-horizontal:right;mso-position-horizontal-relative:margin;mso-position-vertical-relative:page;mso-width-relative:margin;mso-height-relative:margin" coordsize="28158,1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">
                <v:rect id="Rectangle 3093" o:spid="_x0000_s1048" style="position:absolute;top:5983;width:28092;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" filled="f" stroked="f" strokeweight="1pt">
                  <v:textbox inset="0,0,0,0">
                    <w:txbxContent>
                      <w:p w14:paraId="1074E5D7" w14:textId="77777777" w:rsidR="00533294" w:rsidRPr="000E2CFF" w:rsidRDefault="00533294" w:rsidP="009B2772">
                        <w:pPr>
                          <w:jc w:val="both"/>
                          <w:rPr>
                            <w:color w:val="000000" w:themeColor="text1"/>
                          </w:rPr>
                        </w:pPr>
                        <w:r w:rsidRPr="000E2CFF">
                          <w:rPr>
                            <w:b/>
                            <w:color w:val="000000" w:themeColor="text1"/>
                          </w:rPr>
                          <w:t>Equation 3</w:t>
                        </w:r>
                        <w:r w:rsidRPr="000E2CFF">
                          <w:rPr>
                            <w:color w:val="000000" w:themeColor="text1"/>
                          </w:rPr>
                          <w:t>.  Haversine formula for calculating the great-circle distance between any two latitude-longitude pairs.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9" type="#_x0000_t75" alt="http://www.ryanduell.com/wp-content/uploads/2012/12/Screenshot-12812-132-PM.png" style="position:absolute;left:282;width:27876;height:5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">
                  <v:imagedata r:id="rId28" o:title="Screenshot-12812-132-PM"/>
                  <v:path arrowok="t"/>
                </v:shape>
                <w10:wrap type="topAndBottom" anchorx="margin" anchory="page"/>
              </v:group>
            </w:pict>
          </mc:Fallback>
        </mc:AlternateContent>
      </w:r>
      <w:r w:rsidR="00D138C7">
        <w:t xml:space="preserve">In addition to this methodological issue, at a more data-specific </w:t>
      </w:r>
      <w:r w:rsidR="00862A03">
        <w:t xml:space="preserve">level, there is an issue with 15 (of 115) </w:t>
      </w:r>
      <w:r w:rsidR="00D138C7">
        <w:t xml:space="preserve">countries where the “dominant” language as determined by plurality </w:t>
      </w:r>
      <w:r w:rsidR="006F419D">
        <w:t xml:space="preserve">of speakers </w:t>
      </w:r>
      <w:r w:rsidR="00D138C7">
        <w:t xml:space="preserve">in the Ruhlen dataset does </w:t>
      </w:r>
      <w:r w:rsidR="006F419D">
        <w:t xml:space="preserve">not </w:t>
      </w:r>
      <w:r w:rsidR="00D138C7">
        <w:t>correspond to the true plurality-spoken language</w:t>
      </w:r>
      <w:r w:rsidR="006F419D">
        <w:t xml:space="preserve"> according to external sources</w:t>
      </w:r>
      <w:r w:rsidR="00D138C7">
        <w:t xml:space="preserve">. </w:t>
      </w:r>
      <w:r w:rsidR="00F177CF">
        <w:t xml:space="preserve">As a result, a number of manual substitutions were made based on </w:t>
      </w:r>
      <w:r w:rsidR="006F419D">
        <w:t xml:space="preserve">the </w:t>
      </w:r>
      <w:r w:rsidR="00F177CF">
        <w:t xml:space="preserve">CIA </w:t>
      </w:r>
      <w:r w:rsidR="006F419D">
        <w:t xml:space="preserve">World Factbook </w:t>
      </w:r>
      <w:r w:rsidR="00F177CF">
        <w:t>data on most widely-spoken language</w:t>
      </w:r>
      <w:r w:rsidR="006F419D">
        <w:t xml:space="preserve"> by country</w:t>
      </w:r>
      <w:r w:rsidR="00F177CF">
        <w:t xml:space="preserve">. </w:t>
      </w:r>
      <w:r w:rsidR="0078002D">
        <w:t>Most of these edits occurred in English- and Spanish-speaking countries, and the closest language approximation was used. Ultimately, the use of non-edited versus edited linguistic datasets did not change the findings</w:t>
      </w:r>
      <w:r w:rsidR="008F3702">
        <w:t xml:space="preserve"> (See Appendix A for a list of manual edits to the linguistic data.)</w:t>
      </w:r>
    </w:p>
    <w:p w14:paraId="06BFE8B4" w14:textId="77777777" w:rsidR="00F177CF" w:rsidRDefault="00F177CF" w:rsidP="00F177CF">
      <w:pPr>
        <w:jc w:val="both"/>
      </w:pPr>
      <w:r>
        <w:tab/>
        <w:t>Using this new dataset where each country is assigned a single “dominant” language, I created a linguistic distance matrix where the linguistic distance between any two countries is calculated as the Jaccard distance on the presence/absence data for each phoneme. The Jaccard distance measure is commonly used within linguistics</w:t>
      </w:r>
      <w:r w:rsidR="000F46AA">
        <w:t xml:space="preserve"> </w:t>
      </w:r>
      <w:r w:rsidR="000967A1">
        <w:fldChar w:fldCharType="begin" w:fldLock="1"/>
      </w:r>
      <w:r w:rsidR="00F626B3">
        <w:instrText>ADDIN CSL_CITATION { "citationItems" : [ { "id" : "ITEM-1", "itemData" : { "author" : [ { "dropping-particle" : "", "family" : "Jaccard", "given" : "Paul", "non-dropping-particle" : "", "parse-names" : false, "suffix" : "" } ], "container-title" : "New Phytologist", "id" : "ITEM-1", "issue" : "2", "issued" : { "date-parts" : [ [ "1912" ] ] }, "page" : "37-50", "title" : "The Distribution of the Flora in the Alpine Zone", "type" : "article-journal", "volume" : "11" }, "uris" : [ "http://www.mendeley.com/documents/?uuid=607cf9bb-7b5d-49ae-9090-96a8674d4f8e" ] } ], "mendeley" : { "formattedCitation" : "(Jaccard 1912)", "plainTextFormattedCitation" : "(Jaccard 1912)", "previouslyFormattedCitation" : "(Jaccard 1912)" }, "properties" : { "noteIndex" : 0 }, "schema" : "https://github.com/citation-style-language/schema/raw/master/csl-citation.json" }</w:instrText>
      </w:r>
      <w:r w:rsidR="000967A1">
        <w:fldChar w:fldCharType="separate"/>
      </w:r>
      <w:r w:rsidR="000967A1" w:rsidRPr="000967A1">
        <w:rPr>
          <w:noProof/>
        </w:rPr>
        <w:t>(Jaccard 1912)</w:t>
      </w:r>
      <w:r w:rsidR="000967A1">
        <w:fldChar w:fldCharType="end"/>
      </w:r>
      <w:r w:rsidR="00577534">
        <w:t xml:space="preserve">. </w:t>
      </w:r>
      <w:r w:rsidR="000967A1">
        <w:t>T</w:t>
      </w:r>
      <w:r w:rsidR="00577534">
        <w:t xml:space="preserve">he difference between the number of phonemes present in </w:t>
      </w:r>
      <w:r w:rsidR="003E73E4">
        <w:t>either language</w:t>
      </w:r>
      <w:r w:rsidR="00577534">
        <w:t xml:space="preserve"> and the number of phonemes present in only one language is calculated</w:t>
      </w:r>
      <w:r w:rsidR="003E73E4">
        <w:t xml:space="preserve"> to yield the number of phonemes that are present in both languages</w:t>
      </w:r>
      <w:r w:rsidR="00577534">
        <w:t xml:space="preserve">. Then this is divided by the number of phonemes present in </w:t>
      </w:r>
      <w:r w:rsidR="003E73E4">
        <w:t>either</w:t>
      </w:r>
      <w:r w:rsidR="00577534">
        <w:t xml:space="preserve"> </w:t>
      </w:r>
      <w:r w:rsidR="003E73E4">
        <w:t xml:space="preserve">language </w:t>
      </w:r>
      <w:r w:rsidR="00577534">
        <w:t>in order to rescale</w:t>
      </w:r>
      <w:r w:rsidR="003E73E4">
        <w:t xml:space="preserve"> for absolute number of phonemes.</w:t>
      </w:r>
      <w:r w:rsidR="003C450E">
        <w:t xml:space="preserve"> This last step is necessary to adjust for languages that have a large number of phonemes.</w:t>
      </w:r>
    </w:p>
    <w:p w14:paraId="0B4EF3AC" w14:textId="77777777" w:rsidR="00CC428D" w:rsidRDefault="00CC428D" w:rsidP="0093436D">
      <w:pPr>
        <w:jc w:val="both"/>
      </w:pPr>
    </w:p>
    <w:p w14:paraId="6EE6BC63" w14:textId="77777777" w:rsidR="003E0BBB" w:rsidRDefault="003E0BBB" w:rsidP="0093436D">
      <w:pPr>
        <w:jc w:val="both"/>
      </w:pPr>
    </w:p>
    <w:p w14:paraId="24D616EE" w14:textId="77777777" w:rsidR="00CC428D" w:rsidRPr="003E0BBB" w:rsidRDefault="003E0BBB" w:rsidP="0093436D">
      <w:pPr>
        <w:jc w:val="both"/>
        <w:rPr>
          <w:i/>
        </w:rPr>
      </w:pPr>
      <w:r w:rsidRPr="003E0BBB">
        <w:rPr>
          <w:i/>
        </w:rPr>
        <w:t>Geographic Distance</w:t>
      </w:r>
    </w:p>
    <w:p w14:paraId="443A70C4" w14:textId="77777777" w:rsidR="003E0BBB" w:rsidRDefault="003E0BBB" w:rsidP="0093436D">
      <w:pPr>
        <w:jc w:val="both"/>
      </w:pPr>
    </w:p>
    <w:p w14:paraId="1104F3E9" w14:textId="77777777" w:rsidR="003E0BBB" w:rsidRDefault="003E0BBB" w:rsidP="0093436D">
      <w:pPr>
        <w:jc w:val="both"/>
      </w:pPr>
      <w:r>
        <w:t>Geographic data for each country comes from Google</w:t>
      </w:r>
      <w:r w:rsidR="00967A48">
        <w:t xml:space="preserve">’s online set of </w:t>
      </w:r>
      <w:r w:rsidR="001426B3">
        <w:t xml:space="preserve">canonical </w:t>
      </w:r>
      <w:r w:rsidR="00967A48">
        <w:t>public-use databases for software developers</w:t>
      </w:r>
      <w:r w:rsidR="001426B3">
        <w:t xml:space="preserve"> (</w:t>
      </w:r>
      <w:r w:rsidR="001426B3" w:rsidRPr="001426B3">
        <w:t>https://developers.google.com/public-data/docs/canonical/countries_csv</w:t>
      </w:r>
      <w:r w:rsidR="001426B3">
        <w:t>)</w:t>
      </w:r>
      <w:r>
        <w:t xml:space="preserve">. For each country, </w:t>
      </w:r>
      <w:r w:rsidR="001426B3">
        <w:t>geographical data</w:t>
      </w:r>
      <w:r w:rsidR="0011602A">
        <w:t xml:space="preserve"> consist of latitude and longitude values </w:t>
      </w:r>
      <w:r w:rsidR="001426B3">
        <w:t>for</w:t>
      </w:r>
      <w:r w:rsidR="0011602A">
        <w:t xml:space="preserve"> the</w:t>
      </w:r>
      <w:r w:rsidR="00A67882">
        <w:t xml:space="preserve"> country’s</w:t>
      </w:r>
      <w:r w:rsidR="0011602A">
        <w:t xml:space="preserve"> geographic </w:t>
      </w:r>
      <w:r w:rsidR="00A67882">
        <w:t>center</w:t>
      </w:r>
      <w:r w:rsidR="0011602A">
        <w:t xml:space="preserve">. </w:t>
      </w:r>
      <w:r w:rsidR="00A67882">
        <w:t>The g</w:t>
      </w:r>
      <w:r w:rsidR="0011602A">
        <w:t xml:space="preserve">eographic distance between any two countries is calculated as the great-circle distance between these two sets of </w:t>
      </w:r>
      <w:r w:rsidR="00A67882">
        <w:t xml:space="preserve">latitude-longitude </w:t>
      </w:r>
      <w:r w:rsidR="0011602A">
        <w:t>coordinates using the haversine formula. This provides the shortest distance between two points on the surface of a sphere.</w:t>
      </w:r>
      <w:r w:rsidR="008E09AF">
        <w:t xml:space="preserve"> All country-pair geogr</w:t>
      </w:r>
      <w:r w:rsidR="001426B3">
        <w:t xml:space="preserve">aphic distances are then </w:t>
      </w:r>
      <w:commentRangeStart w:id="32"/>
      <w:r w:rsidR="001426B3">
        <w:t>logged to adjust for scale</w:t>
      </w:r>
      <w:commentRangeEnd w:id="32"/>
      <w:r w:rsidR="009D6802">
        <w:rPr>
          <w:rStyle w:val="CommentReference"/>
        </w:rPr>
        <w:commentReference w:id="32"/>
      </w:r>
      <w:r w:rsidR="001426B3">
        <w:t>.</w:t>
      </w:r>
    </w:p>
    <w:p w14:paraId="060DE9EB" w14:textId="77777777" w:rsidR="003E0BBB" w:rsidRDefault="003E0BBB" w:rsidP="0093436D">
      <w:pPr>
        <w:jc w:val="both"/>
      </w:pPr>
    </w:p>
    <w:p w14:paraId="5ED39FA8" w14:textId="77777777" w:rsidR="0011602A" w:rsidRDefault="0011602A" w:rsidP="0093436D">
      <w:pPr>
        <w:jc w:val="both"/>
      </w:pPr>
    </w:p>
    <w:p w14:paraId="77A0CE37" w14:textId="77777777" w:rsidR="0011602A" w:rsidRPr="0011602A" w:rsidRDefault="0011602A" w:rsidP="0093436D">
      <w:pPr>
        <w:jc w:val="both"/>
        <w:rPr>
          <w:i/>
        </w:rPr>
      </w:pPr>
      <w:r w:rsidRPr="0011602A">
        <w:rPr>
          <w:i/>
        </w:rPr>
        <w:t>Income Levels</w:t>
      </w:r>
    </w:p>
    <w:p w14:paraId="6F13FA2E" w14:textId="77777777" w:rsidR="0011602A" w:rsidRDefault="0011602A" w:rsidP="0093436D">
      <w:pPr>
        <w:jc w:val="both"/>
      </w:pPr>
    </w:p>
    <w:p w14:paraId="6C71AD9F" w14:textId="77777777" w:rsidR="000270CD" w:rsidRDefault="000270CD" w:rsidP="0093436D">
      <w:pPr>
        <w:jc w:val="both"/>
      </w:pPr>
      <w:r>
        <w:t xml:space="preserve">2008 per capita GDP income levels come from the Maddison Project. As with the economic growth data, these per capita GDP values are in constant 1990 international Geary-Khamis dollars, which are adjusted for purchasing power (PPP). </w:t>
      </w:r>
      <w:r w:rsidR="00F76281">
        <w:t xml:space="preserve">A distance matrix for income levels is created using the logged absolute difference between the 2008 per capita GDP </w:t>
      </w:r>
      <w:r w:rsidR="00ED744B">
        <w:t>income levels</w:t>
      </w:r>
      <w:r w:rsidR="00F76281">
        <w:t xml:space="preserve"> for each country-pair.</w:t>
      </w:r>
    </w:p>
    <w:p w14:paraId="601E90CA" w14:textId="77777777" w:rsidR="0011602A" w:rsidRDefault="0011602A" w:rsidP="0093436D">
      <w:pPr>
        <w:jc w:val="both"/>
      </w:pPr>
    </w:p>
    <w:p w14:paraId="0FA5821B" w14:textId="77777777" w:rsidR="00F76281" w:rsidRDefault="00F76281" w:rsidP="0093436D">
      <w:pPr>
        <w:jc w:val="both"/>
      </w:pPr>
    </w:p>
    <w:p w14:paraId="5B7D0ECA" w14:textId="77777777" w:rsidR="0011602A" w:rsidRPr="0011602A" w:rsidRDefault="0011602A" w:rsidP="0093436D">
      <w:pPr>
        <w:jc w:val="both"/>
        <w:rPr>
          <w:i/>
        </w:rPr>
      </w:pPr>
      <w:r w:rsidRPr="0011602A">
        <w:rPr>
          <w:i/>
        </w:rPr>
        <w:t>Bilateral Trade</w:t>
      </w:r>
    </w:p>
    <w:p w14:paraId="67AD3213" w14:textId="77777777" w:rsidR="0011602A" w:rsidRDefault="0011602A" w:rsidP="0093436D">
      <w:pPr>
        <w:jc w:val="both"/>
      </w:pPr>
    </w:p>
    <w:p w14:paraId="7A66E2CF" w14:textId="77777777" w:rsidR="003E1CE5" w:rsidRDefault="0011602A" w:rsidP="0093436D">
      <w:pPr>
        <w:jc w:val="both"/>
      </w:pPr>
      <w:r>
        <w:t xml:space="preserve">Bilateral trade data comes from UN </w:t>
      </w:r>
      <w:r w:rsidR="00A67882">
        <w:t>Comtrade, which is the United Nations’ publically-available online database</w:t>
      </w:r>
      <w:r w:rsidR="001426B3">
        <w:t xml:space="preserve"> of official </w:t>
      </w:r>
      <w:r w:rsidR="009F0144">
        <w:t xml:space="preserve">global </w:t>
      </w:r>
      <w:r w:rsidR="001426B3">
        <w:t>trade statistics (</w:t>
      </w:r>
      <w:r w:rsidR="001426B3" w:rsidRPr="001426B3">
        <w:t>http://comtrade.un.org/</w:t>
      </w:r>
      <w:r w:rsidR="001426B3">
        <w:t>)</w:t>
      </w:r>
      <w:r>
        <w:t xml:space="preserve">. </w:t>
      </w:r>
      <w:r w:rsidR="009F0144">
        <w:t>Derived from</w:t>
      </w:r>
      <w:r w:rsidR="00A648BE">
        <w:t xml:space="preserve"> national import records, the UN </w:t>
      </w:r>
      <w:r w:rsidR="001426B3">
        <w:t>Comtrade</w:t>
      </w:r>
      <w:r w:rsidR="00A648BE">
        <w:t xml:space="preserve"> dataset provides a monetary value of one-way trade flows in nominal U</w:t>
      </w:r>
      <w:r w:rsidR="000F3E0B">
        <w:t>.</w:t>
      </w:r>
      <w:r w:rsidR="00A648BE">
        <w:t>S</w:t>
      </w:r>
      <w:r w:rsidR="000F3E0B">
        <w:t>.</w:t>
      </w:r>
      <w:r w:rsidR="00A648BE">
        <w:t xml:space="preserve"> dollars for each importing country by exporter source. For example, </w:t>
      </w:r>
      <w:r w:rsidR="000F3E0B">
        <w:t>in 2000 the U.S. imported $233</w:t>
      </w:r>
      <w:r w:rsidR="007630F0">
        <w:t xml:space="preserve"> million in goods and services from</w:t>
      </w:r>
      <w:r w:rsidR="003E1CE5">
        <w:t xml:space="preserve"> exporting country </w:t>
      </w:r>
      <w:r w:rsidR="000F3E0B">
        <w:t>Canada.</w:t>
      </w:r>
    </w:p>
    <w:p w14:paraId="58180C38" w14:textId="77777777" w:rsidR="003E1CE5" w:rsidRDefault="007630F0" w:rsidP="00533294">
      <w:pPr>
        <w:ind w:firstLine="360"/>
        <w:jc w:val="both"/>
      </w:pPr>
      <w:r>
        <w:t xml:space="preserve">Rates of missing data are much higher for these bilateral trade data than for other distance measures. In order to increase the number of available observations and to reduce the </w:t>
      </w:r>
      <w:r w:rsidR="003E1CE5">
        <w:t xml:space="preserve">particular </w:t>
      </w:r>
      <w:r>
        <w:t xml:space="preserve">effect </w:t>
      </w:r>
      <w:r w:rsidR="003E1CE5">
        <w:t>of any single year, for each import-export country-pair the annual trade values over the decade 1991-2000 were averaged wherever data was available.</w:t>
      </w:r>
      <w:r w:rsidR="000156E6">
        <w:t xml:space="preserve"> The final number of distance values and proportion of data that was missing will be discussed later in the paper.</w:t>
      </w:r>
    </w:p>
    <w:p w14:paraId="2D99A546" w14:textId="77777777" w:rsidR="0011602A" w:rsidRDefault="007630F0" w:rsidP="003E1CE5">
      <w:pPr>
        <w:ind w:firstLine="720"/>
        <w:jc w:val="both"/>
      </w:pPr>
      <w:r>
        <w:t>Both directions of trade flows for every country-pair were summed to produce a single total trade value for each country-pair.</w:t>
      </w:r>
      <w:r w:rsidR="00BB5899">
        <w:t xml:space="preserve"> For example, U.S. exports to Canada and Canadian exports to the U.S. are summed to produce a single bilateral trade value for the U.S.-Canada country-pair.</w:t>
      </w:r>
    </w:p>
    <w:p w14:paraId="7A663B9A" w14:textId="77777777" w:rsidR="000E2CFF" w:rsidRDefault="000E2CFF" w:rsidP="000E2CFF">
      <w:pPr>
        <w:jc w:val="both"/>
      </w:pPr>
    </w:p>
    <w:p w14:paraId="3F098698" w14:textId="77777777" w:rsidR="008F3702" w:rsidRDefault="008F3702" w:rsidP="0093436D">
      <w:pPr>
        <w:jc w:val="both"/>
      </w:pPr>
    </w:p>
    <w:p w14:paraId="6B7D549A" w14:textId="77777777" w:rsidR="00E00354" w:rsidRPr="006B01CB" w:rsidRDefault="006B01CB" w:rsidP="0093436D">
      <w:pPr>
        <w:jc w:val="both"/>
        <w:rPr>
          <w:b/>
          <w:sz w:val="28"/>
        </w:rPr>
      </w:pPr>
      <w:r w:rsidRPr="006B01CB">
        <w:rPr>
          <w:b/>
          <w:sz w:val="28"/>
        </w:rPr>
        <w:t>Simple and Partial Mantel Test</w:t>
      </w:r>
      <w:r w:rsidR="004E0622">
        <w:rPr>
          <w:b/>
          <w:sz w:val="28"/>
        </w:rPr>
        <w:t>s</w:t>
      </w:r>
    </w:p>
    <w:p w14:paraId="42237A8D" w14:textId="77777777" w:rsidR="00E00354" w:rsidRDefault="00E00354" w:rsidP="0093436D">
      <w:pPr>
        <w:jc w:val="both"/>
      </w:pPr>
    </w:p>
    <w:p w14:paraId="66214E8F" w14:textId="77777777" w:rsidR="00E00354" w:rsidRDefault="00567326" w:rsidP="001622EB">
      <w:pPr>
        <w:jc w:val="both"/>
      </w:pPr>
      <w:r>
        <w:t xml:space="preserve">Simple and partial Mantel tests are </w:t>
      </w:r>
      <w:r w:rsidR="00EA2418">
        <w:t xml:space="preserve">commonly </w:t>
      </w:r>
      <w:r>
        <w:t xml:space="preserve">used </w:t>
      </w:r>
      <w:r w:rsidR="00EA2418">
        <w:t xml:space="preserve">methodological tools in population genetics </w:t>
      </w:r>
      <w:r w:rsidR="004E0622">
        <w:t>to evaluate</w:t>
      </w:r>
      <w:r>
        <w:t xml:space="preserve"> relationships between distance matrices</w:t>
      </w:r>
      <w:r w:rsidR="00872198">
        <w:t xml:space="preserve"> </w:t>
      </w:r>
      <w:r w:rsidR="00872198">
        <w:fldChar w:fldCharType="begin" w:fldLock="1"/>
      </w:r>
      <w:r w:rsidR="00112A31">
        <w:instrText>ADDIN CSL_CITATION { "citationItems" : [ { "id" : "ITEM-1", "itemData" : { "ISBN" : "0008-5472", "abstract" : "The problem of identifying subtle time-space clustering of dis ease, as may be occurring in leukemia, is described and reviewed. Published approaches, generally associated with studies of leuke mia, not dependent on knowledge of the underlying population for their validity, are directed towards identifying clustering by establishing a relationship between the temporal and the spatial separations for the n(n \u00e2\u20ac \" l)/2 possible pairs which can be formed from the n observed cases of disease. Here it is proposed that statistical power can be improved by applying a reciprocal trans form to these separations. While a permutational approach can give valid probability levels for any observed association, for reasons of practicability, it is suggested that the observed associa tion be tested relative to its permutational variance. Formulas and computational procedures for doing so are given. While the distance measures between points represent sym metric relationships subject to mathematical and geometric regu larities, the variance formula developed is appropriate for ar bitrary relationships. Simplified procedures are given for the ease of symmetric and skew-symmetric relationships. The general pro cedure is indicated as being potentially useful in other situations as, for example, the study of interpersonal relationships. Viewing the procedure as a regression approach, the possibility for extend ing it to nonlinear and mult \u00c2\u00a1variatesituations is suggested. Other aspects of the problem and of the procedure developed are discussed.", "author" : [ { "dropping-particle" : "", "family" : "Mantel", "given" : "Nathan", "non-dropping-particle" : "", "parse-names" : false, "suffix" : "" } ], "container-title" : "Cancer Research", "id" : "ITEM-1", "issue" : "1", "issued" : { "date-parts" : [ [ "1967" ] ] }, "page" : "209-220", "title" : "The Detection of Disease Clustering and a Generalized Regression Approach", "type" : "article-journal", "volume" : "27" }, "uris" : [ "http://www.mendeley.com/documents/?uuid=8c2bedf0-7c6e-41c9-bc62-6efa69d6c2f0" ] }, { "id" : "ITEM-2", "itemData" : { "DOI" : "10.2307/1939924", "ISBN" : "00129658", "ISSN" : "00129658", "PMID" : "217", "abstract" : "Autocorrelation is a very general statistical property of ecological variables observed across geographic space; it most common forms are patches and gradients. Spatial autocorrelation, which comes either from the physical forcing of environmental variables or from community processes, presents a problem for statistical testing because autocorrelated data violate the assumption of independence of most standard statistical procedures. The paper discusses first how autocorrelation in ecological variables can be described and measured, with emphasis on mapping techniques. Then, proper statistical testing in the presence of autocorrelation is briefly discussed. Finally, ways are presented of explicitly introducing spatial structures into ecological models. Two approaches are proposed; in the raw-data approach, the spatial structure takes the form of a polynomial of the x and y geographic coordinates of the sampling stations; in the matrix approach, the spatial structure is introduced in the form of a geographic distance matrix among locations. These two approaches are compared in the concluding section. A table provides a list of computer programs available for spatial analysis.", "author" : [ { "dropping-particle" : "", "family" : "Legendre", "given" : "P.", "non-dropping-particle" : "", "parse-names" : false, "suffix" : "" } ], "container-title" : "Ecology", "id" : "ITEM-2", "issue" : "6", "issued" : { "date-parts" : [ [ "1993" ] ] }, "page" : "1659-1673", "title" : "Spatial Autocorrelation Trouble or New Paradigm?", "type" : "article-journal", "volume" : "74" }, "uris" : [ "http://www.mendeley.com/documents/?uuid=b48e79f5-5518-4cd8-830b-edb1ae51185c" ] }, { "id" : "ITEM-3", "itemData" : { "author" : [ { "dropping-particle" : "", "family" : "Sokal", "given" : "R R", "non-dropping-particle" : "", "parse-names" : false, "suffix" : "" } ], "container-title" : "Systematic Bzoology", "id" : "ITEM-3", "issue" : "2", "issued" : { "date-parts" : [ [ "1979" ] ] }, "page" : "227-232", "title" : "Testing Statistical Significance of Geographic Variation Patterns", "type" : "article-journal", "volume" : "28" }, "uris" : [ "http://www.mendeley.com/documents/?uuid=6e3cf0c7-2814-4858-8c96-df5b9c559a03" ] } ], "mendeley" : { "formattedCitation" : "(Legendre 1993; Mantel 1967; Sokal 1979)", "plainTextFormattedCitation" : "(Legendre 1993; Mantel 1967; Sokal 1979)", "previouslyFormattedCitation" : "(Legendre 1993; Mantel 1967; Sokal 1979)" }, "properties" : { "noteIndex" : 0 }, "schema" : "https://github.com/citation-style-language/schema/raw/master/csl-citation.json" }</w:instrText>
      </w:r>
      <w:r w:rsidR="00872198">
        <w:fldChar w:fldCharType="separate"/>
      </w:r>
      <w:r w:rsidR="00112A31" w:rsidRPr="00112A31">
        <w:rPr>
          <w:noProof/>
        </w:rPr>
        <w:t>(Legendre 1993; Mantel 1967; Sokal 1979)</w:t>
      </w:r>
      <w:r w:rsidR="00872198">
        <w:fldChar w:fldCharType="end"/>
      </w:r>
      <w:r>
        <w:t>. Conventional regression methods cannot be used effectively on distance matrices due to the complete autocorrelation inhere</w:t>
      </w:r>
      <w:r w:rsidR="00685E0C">
        <w:t xml:space="preserve">nt within any distance matrix. Within the standard </w:t>
      </w:r>
      <w:r w:rsidR="00032433">
        <w:t>regression</w:t>
      </w:r>
      <w:r w:rsidR="00685E0C">
        <w:t xml:space="preserve"> framework, </w:t>
      </w:r>
      <w:r>
        <w:t>autocorrelation</w:t>
      </w:r>
      <w:r w:rsidR="00032433">
        <w:t xml:space="preserve"> within sub-sample groupings</w:t>
      </w:r>
      <w:r>
        <w:t xml:space="preserve"> </w:t>
      </w:r>
      <w:r w:rsidR="00685E0C">
        <w:t xml:space="preserve">is </w:t>
      </w:r>
      <w:r>
        <w:t xml:space="preserve">often </w:t>
      </w:r>
      <w:r w:rsidR="00CD4D29">
        <w:t>addressed through the use of clustered standard errors. However, for distance matrices, autocorrelation does not exist at any sub-sample level but rather permeate</w:t>
      </w:r>
      <w:r w:rsidR="00685E0C">
        <w:t>s</w:t>
      </w:r>
      <w:r w:rsidR="00CD4D29">
        <w:t xml:space="preserve"> the entire sample due to th</w:t>
      </w:r>
      <w:r w:rsidR="00685E0C">
        <w:t>e triangle inequality property: f</w:t>
      </w:r>
      <w:r w:rsidR="001622EB">
        <w:t xml:space="preserve">or any three points </w:t>
      </w:r>
      <w:r w:rsidR="00032433">
        <w:t xml:space="preserve">A, B, and C </w:t>
      </w:r>
      <w:r w:rsidR="001622EB">
        <w:t xml:space="preserve">in the </w:t>
      </w:r>
      <w:r w:rsidR="00FA4660">
        <w:t xml:space="preserve">underlying </w:t>
      </w:r>
      <w:r w:rsidR="001622EB">
        <w:t xml:space="preserve">raw data, their three corresponding distance values A-B, B-C, and A-C in the distance </w:t>
      </w:r>
      <w:r w:rsidR="00685E0C">
        <w:t xml:space="preserve">matrix </w:t>
      </w:r>
      <w:r w:rsidR="001622EB">
        <w:t xml:space="preserve">will be mutually correlated by transitivity. Thus, conventional regression methods </w:t>
      </w:r>
      <w:r w:rsidR="0078002D">
        <w:t xml:space="preserve">such as OLS </w:t>
      </w:r>
      <w:r w:rsidR="00032433">
        <w:t>will</w:t>
      </w:r>
      <w:r w:rsidR="001622EB">
        <w:t xml:space="preserve"> overestimate the significance of any relationship by failing to adequately compensate for this inherent </w:t>
      </w:r>
      <w:r w:rsidR="00DD1367">
        <w:t>correlation</w:t>
      </w:r>
      <w:r w:rsidR="00685E0C">
        <w:t xml:space="preserve"> across distance values</w:t>
      </w:r>
      <w:r w:rsidR="00DD1367">
        <w:t>.</w:t>
      </w:r>
    </w:p>
    <w:p w14:paraId="26CFADE6" w14:textId="77777777" w:rsidR="00DD1367" w:rsidRDefault="00DD1367" w:rsidP="00533294">
      <w:pPr>
        <w:tabs>
          <w:tab w:val="left" w:pos="360"/>
        </w:tabs>
        <w:jc w:val="both"/>
      </w:pPr>
      <w:r>
        <w:tab/>
        <w:t xml:space="preserve">The Mantel test </w:t>
      </w:r>
      <w:r w:rsidR="00685E0C">
        <w:t>offers one approach to addressing</w:t>
      </w:r>
      <w:r>
        <w:t xml:space="preserve"> this autocorrelation problem. By randomly permut</w:t>
      </w:r>
      <w:r w:rsidR="00685E0C">
        <w:t>at</w:t>
      </w:r>
      <w:r>
        <w:t>ing rows (or columns) of one of the distance matrices D</w:t>
      </w:r>
      <w:r w:rsidR="00EA2418">
        <w:rPr>
          <w:vertAlign w:val="subscript"/>
        </w:rPr>
        <w:t>X</w:t>
      </w:r>
      <w:r>
        <w:t xml:space="preserve"> and then calculating correlation coefficients between </w:t>
      </w:r>
      <w:r w:rsidR="004E0622">
        <w:t>the</w:t>
      </w:r>
      <w:r>
        <w:t xml:space="preserve"> randomized distance matrix D</w:t>
      </w:r>
      <w:r w:rsidR="00EA2418">
        <w:rPr>
          <w:vertAlign w:val="subscript"/>
        </w:rPr>
        <w:t>X</w:t>
      </w:r>
      <w:r>
        <w:t xml:space="preserve"> and the </w:t>
      </w:r>
      <w:r w:rsidR="004E0622">
        <w:t>comparison</w:t>
      </w:r>
      <w:r>
        <w:t xml:space="preserve"> distance matrix D</w:t>
      </w:r>
      <w:r w:rsidR="00EA2418">
        <w:rPr>
          <w:vertAlign w:val="subscript"/>
        </w:rPr>
        <w:t>Y</w:t>
      </w:r>
      <w:r w:rsidR="00E679CC">
        <w:t xml:space="preserve">, </w:t>
      </w:r>
      <w:r w:rsidR="00EA2418">
        <w:t xml:space="preserve">one can computationally </w:t>
      </w:r>
      <w:r w:rsidR="00032433">
        <w:t>generate random</w:t>
      </w:r>
      <w:r w:rsidR="00EA2418">
        <w:t xml:space="preserve"> </w:t>
      </w:r>
      <w:r w:rsidR="00E679CC">
        <w:t xml:space="preserve">null </w:t>
      </w:r>
      <w:r w:rsidR="00245870">
        <w:t xml:space="preserve">hypothesis </w:t>
      </w:r>
      <w:r w:rsidR="00E679CC">
        <w:t>correlation coefficients.</w:t>
      </w:r>
      <w:r w:rsidR="00872198">
        <w:rPr>
          <w:rStyle w:val="FootnoteReference"/>
        </w:rPr>
        <w:footnoteReference w:id="1"/>
      </w:r>
      <w:r w:rsidR="00E679CC">
        <w:t xml:space="preserve"> </w:t>
      </w:r>
      <w:r w:rsidR="00EA2418">
        <w:t>G</w:t>
      </w:r>
      <w:r w:rsidR="00E679CC">
        <w:t>iven a number of random permutations</w:t>
      </w:r>
      <w:r w:rsidR="00EA2418">
        <w:t xml:space="preserve">, </w:t>
      </w:r>
      <w:r w:rsidR="00E679CC">
        <w:t>a</w:t>
      </w:r>
      <w:r w:rsidR="0036282F">
        <w:t xml:space="preserve"> </w:t>
      </w:r>
      <w:r w:rsidR="0036282F" w:rsidRPr="0036282F">
        <w:rPr>
          <w:i/>
        </w:rPr>
        <w:t>p</w:t>
      </w:r>
      <w:r w:rsidR="00E679CC">
        <w:t xml:space="preserve">-value is derived by checking how many of these randomized correlation coefficients </w:t>
      </w:r>
      <w:r w:rsidR="00007CB9">
        <w:t>exceed</w:t>
      </w:r>
      <w:r w:rsidR="00E679CC">
        <w:t xml:space="preserve"> the value of the original correlation coefficient. For example, if 99,999 random permutations were performed and 9 of them produced higher correlation coefficients than the </w:t>
      </w:r>
      <w:r w:rsidR="00007CB9">
        <w:t>correlation coefficient being tested</w:t>
      </w:r>
      <w:r w:rsidR="00E679CC">
        <w:t xml:space="preserve">, the P-value </w:t>
      </w:r>
      <w:r w:rsidR="00007CB9">
        <w:t>would</w:t>
      </w:r>
      <w:r w:rsidR="00E679CC">
        <w:t xml:space="preserve"> therefore </w:t>
      </w:r>
      <w:r w:rsidR="00007CB9">
        <w:t xml:space="preserve">be </w:t>
      </w:r>
      <w:r w:rsidR="00E679CC">
        <w:t xml:space="preserve">9 plus </w:t>
      </w:r>
      <w:r w:rsidR="006B4C42">
        <w:t>1 (for the original combination) out of 99,999 plus 1, in other words P = 10/100,000 or 1e10</w:t>
      </w:r>
      <w:r w:rsidR="006B4C42" w:rsidRPr="006B4C42">
        <w:rPr>
          <w:vertAlign w:val="superscript"/>
        </w:rPr>
        <w:t>4</w:t>
      </w:r>
      <w:r w:rsidR="006B4C42">
        <w:t>.</w:t>
      </w:r>
    </w:p>
    <w:p w14:paraId="084F2441" w14:textId="77777777" w:rsidR="00846FB2" w:rsidRDefault="004E0622" w:rsidP="00533294">
      <w:pPr>
        <w:tabs>
          <w:tab w:val="left" w:pos="360"/>
        </w:tabs>
        <w:jc w:val="both"/>
      </w:pPr>
      <w:r>
        <w:tab/>
        <w:t xml:space="preserve">While the simple Mantel test as described above tests for the relationship between two distance matrices, the partial Mantel test allows for </w:t>
      </w:r>
      <w:r w:rsidR="003B6EEA">
        <w:t xml:space="preserve">the </w:t>
      </w:r>
      <w:r>
        <w:t xml:space="preserve">assessment of such a relationship while controlling for one or more additional distance matrices. </w:t>
      </w:r>
      <w:r w:rsidR="007F6BB1">
        <w:t>To evaluate the relationship between two distance matrices D</w:t>
      </w:r>
      <w:r w:rsidR="007F6BB1">
        <w:rPr>
          <w:vertAlign w:val="subscript"/>
        </w:rPr>
        <w:t>X</w:t>
      </w:r>
      <w:r w:rsidR="007F6BB1">
        <w:t xml:space="preserve"> and</w:t>
      </w:r>
      <w:r w:rsidR="007F6BB1" w:rsidRPr="007F6BB1">
        <w:t xml:space="preserve"> </w:t>
      </w:r>
      <w:r w:rsidR="007F6BB1">
        <w:t>D</w:t>
      </w:r>
      <w:r w:rsidR="007F6BB1">
        <w:rPr>
          <w:vertAlign w:val="subscript"/>
        </w:rPr>
        <w:t>Y</w:t>
      </w:r>
      <w:r w:rsidR="007F6BB1">
        <w:t xml:space="preserve"> while controlling for a third distance matrix D</w:t>
      </w:r>
      <w:r w:rsidR="007F6BB1">
        <w:rPr>
          <w:vertAlign w:val="subscript"/>
        </w:rPr>
        <w:t>Z</w:t>
      </w:r>
      <w:r w:rsidR="007F6BB1">
        <w:t>, the residuals from the partial correlations of D</w:t>
      </w:r>
      <w:r w:rsidR="007F6BB1">
        <w:rPr>
          <w:vertAlign w:val="subscript"/>
        </w:rPr>
        <w:t>X</w:t>
      </w:r>
      <w:r w:rsidR="007F6BB1">
        <w:t xml:space="preserve"> on D</w:t>
      </w:r>
      <w:r w:rsidR="00846FB2">
        <w:rPr>
          <w:vertAlign w:val="subscript"/>
        </w:rPr>
        <w:t>Z</w:t>
      </w:r>
      <w:r w:rsidR="007F6BB1">
        <w:t xml:space="preserve"> and </w:t>
      </w:r>
      <w:r w:rsidR="00846FB2">
        <w:t>D</w:t>
      </w:r>
      <w:r w:rsidR="00846FB2">
        <w:rPr>
          <w:vertAlign w:val="subscript"/>
        </w:rPr>
        <w:t>Y</w:t>
      </w:r>
      <w:r w:rsidR="00846FB2">
        <w:t xml:space="preserve"> on D</w:t>
      </w:r>
      <w:r w:rsidR="00846FB2">
        <w:rPr>
          <w:vertAlign w:val="subscript"/>
        </w:rPr>
        <w:t>Z</w:t>
      </w:r>
      <w:r w:rsidR="00846FB2">
        <w:t xml:space="preserve"> are calculated, yielding two new residual matrices D</w:t>
      </w:r>
      <w:r w:rsidR="00846FB2">
        <w:rPr>
          <w:vertAlign w:val="subscript"/>
        </w:rPr>
        <w:t>XZ</w:t>
      </w:r>
      <w:r w:rsidR="00846FB2">
        <w:t xml:space="preserve"> and D</w:t>
      </w:r>
      <w:r w:rsidR="00846FB2">
        <w:rPr>
          <w:vertAlign w:val="subscript"/>
        </w:rPr>
        <w:t>YZ</w:t>
      </w:r>
      <w:r w:rsidR="00846FB2">
        <w:t xml:space="preserve">, respectively. Then the simple Mantel test with randomized permutations is performed on these residual matrices to generate a correlation coefficient and </w:t>
      </w:r>
      <w:r w:rsidR="00846FB2" w:rsidRPr="00846FB2">
        <w:rPr>
          <w:i/>
        </w:rPr>
        <w:t>p</w:t>
      </w:r>
      <w:r w:rsidR="00846FB2">
        <w:t>-value that excludes the effect of the joint relationship of D</w:t>
      </w:r>
      <w:r w:rsidR="00846FB2">
        <w:rPr>
          <w:vertAlign w:val="subscript"/>
        </w:rPr>
        <w:t>Z</w:t>
      </w:r>
      <w:r w:rsidR="00846FB2">
        <w:t xml:space="preserve"> on D</w:t>
      </w:r>
      <w:r w:rsidR="00846FB2">
        <w:rPr>
          <w:vertAlign w:val="subscript"/>
        </w:rPr>
        <w:t>X</w:t>
      </w:r>
      <w:r w:rsidR="00846FB2">
        <w:t xml:space="preserve"> and</w:t>
      </w:r>
      <w:r w:rsidR="00846FB2" w:rsidRPr="007F6BB1">
        <w:t xml:space="preserve"> </w:t>
      </w:r>
      <w:r w:rsidR="00846FB2">
        <w:t>D</w:t>
      </w:r>
      <w:r w:rsidR="00846FB2">
        <w:rPr>
          <w:vertAlign w:val="subscript"/>
        </w:rPr>
        <w:t>Y</w:t>
      </w:r>
      <w:r w:rsidR="00357753">
        <w:t>.</w:t>
      </w:r>
    </w:p>
    <w:p w14:paraId="5F2E80F7" w14:textId="77777777" w:rsidR="00357753" w:rsidRPr="00752463" w:rsidRDefault="00357753" w:rsidP="00533294">
      <w:pPr>
        <w:tabs>
          <w:tab w:val="left" w:pos="360"/>
        </w:tabs>
        <w:jc w:val="both"/>
      </w:pPr>
      <w:r>
        <w:tab/>
        <w:t xml:space="preserve">In the application of the Mantel test to the distance matrices in this analysis, </w:t>
      </w:r>
      <w:r w:rsidR="00EE0682">
        <w:t xml:space="preserve">the number of randomized permutations used to generate </w:t>
      </w:r>
      <w:r w:rsidR="00EE0682">
        <w:rPr>
          <w:i/>
        </w:rPr>
        <w:t>p</w:t>
      </w:r>
      <w:r w:rsidR="00EE0682">
        <w:t>-values is 99,999.</w:t>
      </w:r>
      <w:r w:rsidR="00752463">
        <w:t xml:space="preserve"> The actual correlation coefficient being evaluated is the standard Pearson product-moment correlation coefficient, also known as Pearson’s </w:t>
      </w:r>
      <w:r w:rsidR="00752463">
        <w:rPr>
          <w:i/>
        </w:rPr>
        <w:t>r</w:t>
      </w:r>
      <w:r w:rsidR="00752463">
        <w:t>.</w:t>
      </w:r>
    </w:p>
    <w:p w14:paraId="16167C25" w14:textId="77777777" w:rsidR="00C04F5C" w:rsidRDefault="00C04F5C" w:rsidP="0093436D">
      <w:pPr>
        <w:jc w:val="both"/>
      </w:pPr>
    </w:p>
    <w:p w14:paraId="77A546F1" w14:textId="77777777" w:rsidR="007D771B" w:rsidRDefault="007D771B" w:rsidP="0093436D">
      <w:pPr>
        <w:jc w:val="both"/>
      </w:pPr>
    </w:p>
    <w:p w14:paraId="1A9F91E6" w14:textId="77777777" w:rsidR="00C04F5C" w:rsidRPr="00C04F5C" w:rsidRDefault="00C04F5C" w:rsidP="0093436D">
      <w:pPr>
        <w:jc w:val="both"/>
        <w:rPr>
          <w:b/>
          <w:sz w:val="28"/>
        </w:rPr>
      </w:pPr>
      <w:r w:rsidRPr="00C04F5C">
        <w:rPr>
          <w:b/>
          <w:sz w:val="28"/>
        </w:rPr>
        <w:t>Results</w:t>
      </w:r>
    </w:p>
    <w:p w14:paraId="76ACF241" w14:textId="77777777" w:rsidR="00C04F5C" w:rsidRDefault="00C04F5C" w:rsidP="0093436D">
      <w:pPr>
        <w:jc w:val="both"/>
      </w:pPr>
    </w:p>
    <w:commentRangeStart w:id="33"/>
    <w:commentRangeStart w:id="34"/>
    <w:p w14:paraId="63D68F50" w14:textId="77777777" w:rsidR="00856CAE" w:rsidRDefault="00862A03" w:rsidP="0093436D">
      <w:pPr>
        <w:jc w:val="both"/>
      </w:pPr>
      <w:r>
        <w:rPr>
          <w:noProof/>
        </w:rPr>
        <mc:AlternateContent>
          <mc:Choice Requires="wpg">
            <w:drawing>
              <wp:anchor distT="457200" distB="457200" distL="114300" distR="114300" simplePos="0" relativeHeight="251621376" behindDoc="0" locked="0" layoutInCell="1" allowOverlap="1" wp14:anchorId="6727C73A" wp14:editId="7C12FD2B">
                <wp:simplePos x="0" y="0"/>
                <wp:positionH relativeFrom="margin">
                  <wp:posOffset>0</wp:posOffset>
                </wp:positionH>
                <wp:positionV relativeFrom="margin">
                  <wp:posOffset>0</wp:posOffset>
                </wp:positionV>
                <wp:extent cx="5888355" cy="2825115"/>
                <wp:effectExtent l="0" t="0" r="0" b="0"/>
                <wp:wrapTopAndBottom/>
                <wp:docPr id="3098" name="Group 3098"/>
                <wp:cNvGraphicFramePr/>
                <a:graphic xmlns:a="http://schemas.openxmlformats.org/drawingml/2006/main">
                  <a:graphicData uri="http://schemas.microsoft.com/office/word/2010/wordprocessingGroup">
                    <wpg:wgp>
                      <wpg:cNvGrpSpPr/>
                      <wpg:grpSpPr>
                        <a:xfrm>
                          <a:off x="0" y="0"/>
                          <a:ext cx="5888355" cy="2825115"/>
                          <a:chOff x="0" y="0"/>
                          <a:chExt cx="5888355" cy="2827867"/>
                        </a:xfrm>
                      </wpg:grpSpPr>
                      <wps:wsp>
                        <wps:cNvPr id="23" name="Rectangle 23"/>
                        <wps:cNvSpPr/>
                        <wps:spPr>
                          <a:xfrm>
                            <a:off x="45156" y="0"/>
                            <a:ext cx="5820300" cy="253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CD13AB" w14:textId="77777777" w:rsidR="00533294" w:rsidRPr="00467320" w:rsidRDefault="00533294"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Country </w:t>
                              </w:r>
                              <w:r w:rsidRPr="00467320">
                                <w:rPr>
                                  <w:color w:val="000000" w:themeColor="text1"/>
                                </w:rPr>
                                <w:t>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Rectangle 24"/>
                        <wps:cNvSpPr/>
                        <wps:spPr>
                          <a:xfrm>
                            <a:off x="0" y="1913467"/>
                            <a:ext cx="581596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F311A0" w14:textId="77777777" w:rsidR="00533294" w:rsidRPr="000E2CFF" w:rsidRDefault="00533294" w:rsidP="007A68B3">
                              <w:pPr>
                                <w:jc w:val="both"/>
                                <w:rPr>
                                  <w:color w:val="000000" w:themeColor="text1"/>
                                </w:rPr>
                              </w:pPr>
                              <w:r w:rsidRPr="000E2CFF">
                                <w:rPr>
                                  <w:color w:val="000000" w:themeColor="text1"/>
                                </w:rPr>
                                <w:t xml:space="preserve">Columns (1)-(3)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54000"/>
                            <a:ext cx="5888355" cy="16338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1674D4" id="Group 3098" o:spid="_x0000_s1050" style="position:absolute;left:0;text-align:left;margin-left:0;margin-top:0;width:463.65pt;height:222.45pt;z-index:251621376;mso-wrap-distance-top:36pt;mso-wrap-distance-bottom:36pt;mso-position-horizontal-relative:margin;mso-position-vertical-relative:margin;mso-width-relative:margin;mso-height-relative:margin" coordsize="58883,282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">
                <v:rect id="Rectangle 23" o:spid="_x0000_s1051" style="position:absolute;left:451;width:58203;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" filled="f" stroked="f" strokeweight="1pt">
                  <v:textbox inset="0,0,0,0">
                    <w:txbxContent>
                      <w:p w:rsidR="00533294" w:rsidRPr="00467320" w:rsidRDefault="00533294" w:rsidP="00467320">
                        <w:pPr>
                          <w:rPr>
                            <w:color w:val="000000" w:themeColor="text1"/>
                          </w:rPr>
                        </w:pPr>
                        <w:r w:rsidRPr="007A68B3">
                          <w:rPr>
                            <w:b/>
                            <w:color w:val="000000" w:themeColor="text1"/>
                          </w:rPr>
                          <w:t>Table 1</w:t>
                        </w:r>
                        <w:r w:rsidRPr="00467320">
                          <w:rPr>
                            <w:color w:val="000000" w:themeColor="text1"/>
                          </w:rPr>
                          <w:t xml:space="preserve">. </w:t>
                        </w:r>
                        <w:r>
                          <w:rPr>
                            <w:color w:val="000000" w:themeColor="text1"/>
                          </w:rPr>
                          <w:t>C</w:t>
                        </w:r>
                        <w:r w:rsidRPr="00467320">
                          <w:rPr>
                            <w:color w:val="000000" w:themeColor="text1"/>
                          </w:rPr>
                          <w:t xml:space="preserve">orrelations </w:t>
                        </w:r>
                        <w:r>
                          <w:rPr>
                            <w:color w:val="000000" w:themeColor="text1"/>
                          </w:rPr>
                          <w:t xml:space="preserve">between Linguistic and Growth Pattern Distances by Country </w:t>
                        </w:r>
                        <w:r w:rsidRPr="00467320">
                          <w:rPr>
                            <w:color w:val="000000" w:themeColor="text1"/>
                          </w:rPr>
                          <w:t>Subset</w:t>
                        </w:r>
                      </w:p>
                    </w:txbxContent>
                  </v:textbox>
                </v:rect>
                <v:rect id="Rectangle 24" o:spid="_x0000_s1052" style="position:absolute;top:19134;width:5815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" filled="f" stroked="f" strokeweight="1pt">
                  <v:textbox inset="0,0,0,0">
                    <w:txbxContent>
                      <w:p w:rsidR="00533294" w:rsidRPr="000E2CFF" w:rsidRDefault="00533294" w:rsidP="007A68B3">
                        <w:pPr>
                          <w:jc w:val="both"/>
                          <w:rPr>
                            <w:color w:val="000000" w:themeColor="text1"/>
                          </w:rPr>
                        </w:pPr>
                        <w:r w:rsidRPr="000E2CFF">
                          <w:rPr>
                            <w:color w:val="000000" w:themeColor="text1"/>
                          </w:rPr>
                          <w:t>Columns (</w:t>
                        </w:r>
                        <w:proofErr w:type="gramStart"/>
                        <w:r w:rsidRPr="000E2CFF">
                          <w:rPr>
                            <w:color w:val="000000" w:themeColor="text1"/>
                          </w:rPr>
                          <w:t>1)-(</w:t>
                        </w:r>
                        <w:proofErr w:type="gramEnd"/>
                        <w:r w:rsidRPr="000E2CFF">
                          <w:rPr>
                            <w:color w:val="000000" w:themeColor="text1"/>
                          </w:rPr>
                          <w:t xml:space="preserve">3) contain Mantel </w:t>
                        </w:r>
                        <w:r w:rsidRPr="000E2CFF">
                          <w:rPr>
                            <w:i/>
                            <w:color w:val="000000" w:themeColor="text1"/>
                          </w:rPr>
                          <w:t>r</w:t>
                        </w:r>
                        <w:r w:rsidRPr="000E2CFF">
                          <w:rPr>
                            <w:color w:val="000000" w:themeColor="text1"/>
                          </w:rPr>
                          <w:t xml:space="preserve"> correlation coefficients with two-sided  </w:t>
                        </w:r>
                        <w:r w:rsidRPr="000E2CFF">
                          <w:rPr>
                            <w:i/>
                            <w:color w:val="000000" w:themeColor="text1"/>
                          </w:rPr>
                          <w:t>p</w:t>
                        </w:r>
                        <w:r w:rsidRPr="000E2CFF">
                          <w:rPr>
                            <w:color w:val="000000" w:themeColor="text1"/>
                          </w:rPr>
                          <w:t xml:space="preserve">-values in parentheses. Column (1) is a simple Mantel test between linguistic distance and growth pattern distance without controls. Column (2) and (3) add controls for log-geographic distance and both log-geographic distance and log-2008 income distance, respectively. All </w:t>
                        </w:r>
                        <w:r>
                          <w:rPr>
                            <w:color w:val="000000" w:themeColor="text1"/>
                          </w:rPr>
                          <w:t xml:space="preserve">correlation </w:t>
                        </w:r>
                        <w:r w:rsidRPr="000E2CFF">
                          <w:rPr>
                            <w:color w:val="000000" w:themeColor="text1"/>
                          </w:rPr>
                          <w:t xml:space="preserve">coefficients are significant at the </w:t>
                        </w:r>
                        <w:r w:rsidRPr="000E2CFF">
                          <w:rPr>
                            <w:i/>
                            <w:color w:val="000000" w:themeColor="text1"/>
                          </w:rPr>
                          <w:t>p</w:t>
                        </w:r>
                        <w:r w:rsidRPr="000E2CFF">
                          <w:rPr>
                            <w:color w:val="000000" w:themeColor="text1"/>
                          </w:rPr>
                          <w:t xml:space="preserve"> &lt; .05 level.</w:t>
                        </w:r>
                      </w:p>
                    </w:txbxContent>
                  </v:textbox>
                </v:rect>
                <v:shape id="Picture 31" o:spid="_x0000_s1053" type="#_x0000_t75" style="position:absolute;top:2540;width:58883;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">
                  <v:imagedata r:id="rId30" o:title=""/>
                  <v:path arrowok="t"/>
                </v:shape>
                <w10:wrap type="topAndBottom" anchorx="margin" anchory="margin"/>
              </v:group>
            </w:pict>
          </mc:Fallback>
        </mc:AlternateContent>
      </w:r>
      <w:commentRangeEnd w:id="33"/>
      <w:r w:rsidR="009D6802">
        <w:rPr>
          <w:rStyle w:val="CommentReference"/>
        </w:rPr>
        <w:commentReference w:id="33"/>
      </w:r>
      <w:commentRangeEnd w:id="34"/>
      <w:r w:rsidR="009D6802">
        <w:rPr>
          <w:rStyle w:val="CommentReference"/>
        </w:rPr>
        <w:commentReference w:id="34"/>
      </w:r>
      <w:r w:rsidR="00C742E2">
        <w:t xml:space="preserve">There is a significant </w:t>
      </w:r>
      <w:r w:rsidR="00357753">
        <w:t xml:space="preserve">positive </w:t>
      </w:r>
      <w:r w:rsidR="00C742E2">
        <w:t xml:space="preserve">correlation between linguistic distance and growth pattern distance, even after controlling for geographic distance, income levels, and bilateral trade. This relationship is robust </w:t>
      </w:r>
      <w:r w:rsidR="0014139F">
        <w:t>to the exclusion of certain</w:t>
      </w:r>
      <w:r w:rsidR="00C742E2">
        <w:t xml:space="preserve"> subsets of countries</w:t>
      </w:r>
      <w:r w:rsidR="0014139F">
        <w:t xml:space="preserve"> that would likely significantly contribute to the relationship</w:t>
      </w:r>
      <w:r w:rsidR="00C742E2">
        <w:t xml:space="preserve">. Table </w:t>
      </w:r>
      <w:r w:rsidR="000F4742">
        <w:t>1</w:t>
      </w:r>
      <w:r w:rsidR="00C742E2">
        <w:t xml:space="preserve"> shows a summary of </w:t>
      </w:r>
      <w:r w:rsidR="007D771B">
        <w:rPr>
          <w:noProof/>
        </w:rPr>
        <mc:AlternateContent>
          <mc:Choice Requires="wpg">
            <w:drawing>
              <wp:anchor distT="457200" distB="457200" distL="114300" distR="114300" simplePos="0" relativeHeight="251627520" behindDoc="0" locked="0" layoutInCell="1" allowOverlap="1" wp14:anchorId="1A480D8B" wp14:editId="593C3CA0">
                <wp:simplePos x="0" y="0"/>
                <wp:positionH relativeFrom="margin">
                  <wp:posOffset>15875</wp:posOffset>
                </wp:positionH>
                <wp:positionV relativeFrom="margin">
                  <wp:align>top</wp:align>
                </wp:positionV>
                <wp:extent cx="5961380" cy="2423160"/>
                <wp:effectExtent l="0" t="0" r="1270" b="0"/>
                <wp:wrapTopAndBottom/>
                <wp:docPr id="3099" name="Group 3099"/>
                <wp:cNvGraphicFramePr/>
                <a:graphic xmlns:a="http://schemas.openxmlformats.org/drawingml/2006/main">
                  <a:graphicData uri="http://schemas.microsoft.com/office/word/2010/wordprocessingGroup">
                    <wpg:wgp>
                      <wpg:cNvGrpSpPr/>
                      <wpg:grpSpPr>
                        <a:xfrm>
                          <a:off x="0" y="0"/>
                          <a:ext cx="5961380" cy="2423160"/>
                          <a:chOff x="0" y="0"/>
                          <a:chExt cx="5961380" cy="2426829"/>
                        </a:xfrm>
                      </wpg:grpSpPr>
                      <wps:wsp>
                        <wps:cNvPr id="26" name="Rectangle 26"/>
                        <wps:cNvSpPr/>
                        <wps:spPr>
                          <a:xfrm>
                            <a:off x="0" y="1840089"/>
                            <a:ext cx="5812155" cy="5867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130C59" w14:textId="77777777" w:rsidR="00533294" w:rsidRPr="00BA33ED" w:rsidRDefault="00533294"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Rectangle 27"/>
                        <wps:cNvSpPr/>
                        <wps:spPr>
                          <a:xfrm>
                            <a:off x="45155" y="0"/>
                            <a:ext cx="5816201" cy="253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926B1" w14:textId="77777777" w:rsidR="00533294" w:rsidRPr="00467320" w:rsidRDefault="00533294" w:rsidP="00467320">
                              <w:pPr>
                                <w:rPr>
                                  <w:color w:val="000000" w:themeColor="text1"/>
                                </w:rPr>
                              </w:pPr>
                              <w:r>
                                <w:rPr>
                                  <w:b/>
                                  <w:color w:val="000000" w:themeColor="text1"/>
                                </w:rPr>
                                <w:t>Table 2</w:t>
                              </w:r>
                              <w:r w:rsidRPr="00467320">
                                <w:rPr>
                                  <w:color w:val="000000" w:themeColor="text1"/>
                                </w:rPr>
                                <w:t xml:space="preserve">. </w:t>
                              </w:r>
                              <w:r>
                                <w:rPr>
                                  <w:color w:val="000000" w:themeColor="text1"/>
                                </w:rPr>
                                <w:t>Mean Distance Values by Distance Measure and by Country Subset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073" name="Picture 307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54000"/>
                            <a:ext cx="5961380" cy="15309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F59F3" id="Group 3099" o:spid="_x0000_s1054" style="position:absolute;left:0;text-align:left;margin-left:1.25pt;margin-top:0;width:469.4pt;height:190.8pt;z-index:251627520;mso-wrap-distance-top:36pt;mso-wrap-distance-bottom:36pt;mso-position-horizontal-relative:margin;mso-position-vertical:top;mso-position-vertical-relative:margin;mso-width-relative:margin;mso-height-relative:margin" coordsize="59613,2426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">
                <v:rect id="Rectangle 26" o:spid="_x0000_s1055" style="position:absolute;top:18400;width:58121;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" filled="f" stroked="f" strokeweight="1pt">
                  <v:textbox inset="0,0,0,0">
                    <w:txbxContent>
                      <w:p w:rsidR="00533294" w:rsidRPr="00BA33ED" w:rsidRDefault="00533294" w:rsidP="007A68B3">
                        <w:pPr>
                          <w:jc w:val="both"/>
                          <w:rPr>
                            <w:color w:val="000000" w:themeColor="text1"/>
                          </w:rPr>
                        </w:pPr>
                        <w:r w:rsidRPr="00BA33ED">
                          <w:rPr>
                            <w:color w:val="000000" w:themeColor="text1"/>
                          </w:rPr>
                          <w:t>Columns (1) and (2) are distance values with no interpretable units. Column (3) contains log-geographic distance in log-miles Column (4) contains log-2008 income level distance values in log-2008 U.S. dollars. Standard deviations are in parentheses.</w:t>
                        </w:r>
                      </w:p>
                    </w:txbxContent>
                  </v:textbox>
                </v:rect>
                <v:rect id="Rectangle 27" o:spid="_x0000_s1056" style="position:absolute;left:451;width:58162;height: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" filled="f" stroked="f" strokeweight="1pt">
                  <v:textbox inset="0,0,0,0">
                    <w:txbxContent>
                      <w:p w:rsidR="00533294" w:rsidRPr="00467320" w:rsidRDefault="00533294" w:rsidP="00467320">
                        <w:pPr>
                          <w:rPr>
                            <w:color w:val="000000" w:themeColor="text1"/>
                          </w:rPr>
                        </w:pPr>
                        <w:r>
                          <w:rPr>
                            <w:b/>
                            <w:color w:val="000000" w:themeColor="text1"/>
                          </w:rPr>
                          <w:t>Table 2</w:t>
                        </w:r>
                        <w:r w:rsidRPr="00467320">
                          <w:rPr>
                            <w:color w:val="000000" w:themeColor="text1"/>
                          </w:rPr>
                          <w:t xml:space="preserve">. </w:t>
                        </w:r>
                        <w:r>
                          <w:rPr>
                            <w:color w:val="000000" w:themeColor="text1"/>
                          </w:rPr>
                          <w:t>Mean Distance Values by Distance Measure and by Country Subset</w:t>
                        </w:r>
                      </w:p>
                    </w:txbxContent>
                  </v:textbox>
                </v:rect>
                <v:shape id="Picture 3073" o:spid="_x0000_s1057" type="#_x0000_t75" style="position:absolute;top:2540;width:59613;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">
                  <v:imagedata r:id="rId32" o:title=""/>
                  <v:path arrowok="t"/>
                </v:shape>
                <w10:wrap type="topAndBottom" anchorx="margin" anchory="margin"/>
              </v:group>
            </w:pict>
          </mc:Fallback>
        </mc:AlternateContent>
      </w:r>
      <w:r w:rsidR="00C742E2">
        <w:t xml:space="preserve">the </w:t>
      </w:r>
      <w:r w:rsidR="004F310E">
        <w:t>correlation coe</w:t>
      </w:r>
      <w:r w:rsidR="007B61BF">
        <w:t xml:space="preserve">fficients and their associated </w:t>
      </w:r>
      <w:r w:rsidR="007B61BF">
        <w:rPr>
          <w:i/>
        </w:rPr>
        <w:t>p</w:t>
      </w:r>
      <w:r w:rsidR="004F310E">
        <w:t xml:space="preserve">-values </w:t>
      </w:r>
      <w:r w:rsidR="00C742E2">
        <w:t xml:space="preserve">across each set of controls and </w:t>
      </w:r>
      <w:r w:rsidR="004F310E">
        <w:t>sample subsets</w:t>
      </w:r>
      <w:r w:rsidR="00E92236">
        <w:t xml:space="preserve"> (Appendix </w:t>
      </w:r>
      <w:r w:rsidR="0036282F">
        <w:t>B</w:t>
      </w:r>
      <w:r w:rsidR="00E92236">
        <w:t xml:space="preserve"> includes a list of member countries for each subset)</w:t>
      </w:r>
      <w:r w:rsidR="004F310E">
        <w:t>.</w:t>
      </w:r>
      <w:r w:rsidR="00357753">
        <w:t xml:space="preserve"> An analysis of trade controls is shown in a later section due to the higher rates of missing data.</w:t>
      </w:r>
    </w:p>
    <w:p w14:paraId="3944D8E3" w14:textId="77777777" w:rsidR="00EA0B10" w:rsidRDefault="00EA0B10" w:rsidP="00533294">
      <w:pPr>
        <w:tabs>
          <w:tab w:val="left" w:pos="360"/>
        </w:tabs>
        <w:jc w:val="both"/>
      </w:pPr>
      <w:r>
        <w:tab/>
        <w:t xml:space="preserve">By comparing the </w:t>
      </w:r>
      <w:r w:rsidR="007E1D5F">
        <w:t xml:space="preserve">growth-language correlation coefficients in column (3), which control for geography and income, we can see that while no country subset dominates the overall growth-language relationship, the exclusion of East Asian countries and the exclusion of Latin American countries reduces the overall correlation by the greatest amount. This implies that of the country subsets tested for in this analysis, </w:t>
      </w:r>
      <w:r w:rsidR="008B6C3E">
        <w:t>the most significant drivers of the growth-language relationship are East Asian countries and Latin American countries.</w:t>
      </w:r>
    </w:p>
    <w:p w14:paraId="21415ABA" w14:textId="77777777" w:rsidR="005F56C9" w:rsidRDefault="00856CAE" w:rsidP="00533294">
      <w:pPr>
        <w:ind w:firstLine="360"/>
        <w:jc w:val="both"/>
      </w:pPr>
      <w:r>
        <w:t xml:space="preserve">Table </w:t>
      </w:r>
      <w:r w:rsidR="000F4742">
        <w:t>2</w:t>
      </w:r>
      <w:r>
        <w:t xml:space="preserve"> shows the </w:t>
      </w:r>
      <w:r w:rsidR="0009611E">
        <w:t xml:space="preserve">average distance values with standard deviations </w:t>
      </w:r>
      <w:r>
        <w:t xml:space="preserve">for each </w:t>
      </w:r>
      <w:r w:rsidR="0009611E">
        <w:t xml:space="preserve">country </w:t>
      </w:r>
      <w:r>
        <w:t xml:space="preserve">subset. From this, </w:t>
      </w:r>
      <w:r w:rsidR="0009611E">
        <w:t xml:space="preserve">we can see that European countries and Anglophone countries have the closest growth patterns while Sub-Saharan African countries and East Asian countries exhibit the highest divergence in growth patterns. </w:t>
      </w:r>
      <w:r w:rsidR="009420B8">
        <w:t>As expected, linguistic distances are smallest within Anglophone countries and w</w:t>
      </w:r>
      <w:r w:rsidR="00EA0B10">
        <w:t>ithin Latin American countries.</w:t>
      </w:r>
      <w:r w:rsidR="008B6C3E">
        <w:t xml:space="preserve"> </w:t>
      </w:r>
      <w:r w:rsidR="0061769D">
        <w:t xml:space="preserve">These results shed additional light on which country subsets may be most significantly influencing the global growth-language relationship. Latin America’s close linguistic grouping along with its closer than average growth pattern clustering may explain how these countries as a group relative to the rest of the world may be driving the growth-language relationship. In contrast, </w:t>
      </w:r>
      <w:r w:rsidR="00BA4DD5">
        <w:t>East Asian countries, which constitute a particularly small country subset, may be contributing to the growth-language relationship due to wide within-subset variation.</w:t>
      </w:r>
    </w:p>
    <w:p w14:paraId="63425860" w14:textId="77777777" w:rsidR="00A25CA6" w:rsidRDefault="00BA4DD5" w:rsidP="00533294">
      <w:pPr>
        <w:tabs>
          <w:tab w:val="left" w:pos="360"/>
        </w:tabs>
        <w:jc w:val="both"/>
      </w:pPr>
      <w:r>
        <w:tab/>
        <w:t xml:space="preserve">Within country subsets, however, there does not exist a significant correlation between growth patterns and linguistic distance. This implies that most of the overall relationship is driven by </w:t>
      </w:r>
      <w:r w:rsidR="009C138E">
        <w:t>variations across country subsets rather than within country subsets.</w:t>
      </w:r>
    </w:p>
    <w:p w14:paraId="03454DAB" w14:textId="77777777" w:rsidR="00A25CA6" w:rsidRPr="00A25CA6" w:rsidRDefault="00A25CA6" w:rsidP="00A25CA6"/>
    <w:p w14:paraId="14C15717" w14:textId="77777777" w:rsidR="00A25CA6" w:rsidRPr="00A25CA6" w:rsidRDefault="00A25CA6" w:rsidP="00A25CA6"/>
    <w:p w14:paraId="5836C926" w14:textId="77777777" w:rsidR="00A25CA6" w:rsidRPr="00A25CA6" w:rsidRDefault="005232B3" w:rsidP="00A25CA6">
      <w:pPr>
        <w:rPr>
          <w:i/>
        </w:rPr>
      </w:pPr>
      <w:r>
        <w:rPr>
          <w:i/>
        </w:rPr>
        <w:t>Correlation T</w:t>
      </w:r>
      <w:r w:rsidR="00A25CA6" w:rsidRPr="00A25CA6">
        <w:rPr>
          <w:i/>
        </w:rPr>
        <w:t>able</w:t>
      </w:r>
      <w:r>
        <w:rPr>
          <w:i/>
        </w:rPr>
        <w:t xml:space="preserve"> across Distance Variables</w:t>
      </w:r>
    </w:p>
    <w:p w14:paraId="48CFA5B3" w14:textId="77777777" w:rsidR="00A25CA6" w:rsidRPr="00A25CA6" w:rsidRDefault="00A25CA6" w:rsidP="00A25CA6"/>
    <w:p w14:paraId="61149745" w14:textId="77777777" w:rsidR="00D733CC" w:rsidRDefault="00563BE7" w:rsidP="00A25CA6">
      <w:pPr>
        <w:jc w:val="both"/>
      </w:pPr>
      <w:r>
        <w:t xml:space="preserve">Table 3 shows the correlation coefficients (and corresponding </w:t>
      </w:r>
      <w:r>
        <w:rPr>
          <w:i/>
        </w:rPr>
        <w:t>p</w:t>
      </w:r>
      <w:r>
        <w:t>-values</w:t>
      </w:r>
      <w:r w:rsidR="00FA4612">
        <w:t xml:space="preserve"> via Mantel test</w:t>
      </w:r>
      <w:r>
        <w:t>) between each set of distance measures</w:t>
      </w:r>
      <w:r w:rsidR="00FA4612">
        <w:t>. These results offer a test of validity for the data and methods as well as several insights into the relationships across these factors.</w:t>
      </w:r>
    </w:p>
    <w:p w14:paraId="6DFC2AB3" w14:textId="77777777" w:rsidR="00D733CC" w:rsidRDefault="00E11712" w:rsidP="001C4F3B">
      <w:pPr>
        <w:ind w:firstLine="360"/>
        <w:jc w:val="both"/>
      </w:pPr>
      <w:r>
        <w:rPr>
          <w:noProof/>
        </w:rPr>
        <mc:AlternateContent>
          <mc:Choice Requires="wpg">
            <w:drawing>
              <wp:anchor distT="457200" distB="457200" distL="114300" distR="114300" simplePos="0" relativeHeight="251645952" behindDoc="0" locked="0" layoutInCell="1" allowOverlap="1" wp14:anchorId="76EEA9A0" wp14:editId="3CEE67B8">
                <wp:simplePos x="0" y="0"/>
                <wp:positionH relativeFrom="column">
                  <wp:posOffset>574040</wp:posOffset>
                </wp:positionH>
                <wp:positionV relativeFrom="margin">
                  <wp:posOffset>436880</wp:posOffset>
                </wp:positionV>
                <wp:extent cx="5111115" cy="154495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111115" cy="1544955"/>
                          <a:chOff x="0" y="0"/>
                          <a:chExt cx="5112002" cy="1546364"/>
                        </a:xfrm>
                      </wpg:grpSpPr>
                      <wps:wsp>
                        <wps:cNvPr id="3079" name="Rectangle 3079"/>
                        <wps:cNvSpPr/>
                        <wps:spPr>
                          <a:xfrm>
                            <a:off x="19594" y="1149532"/>
                            <a:ext cx="4371244" cy="3968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BD2E3" w14:textId="77777777" w:rsidR="00533294" w:rsidRPr="00BA33ED" w:rsidRDefault="00533294"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82" name="Picture 308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54726"/>
                            <a:ext cx="4415155" cy="862965"/>
                          </a:xfrm>
                          <a:prstGeom prst="rect">
                            <a:avLst/>
                          </a:prstGeom>
                        </pic:spPr>
                      </pic:pic>
                      <wps:wsp>
                        <wps:cNvPr id="3080" name="Rectangle 3080"/>
                        <wps:cNvSpPr/>
                        <wps:spPr>
                          <a:xfrm>
                            <a:off x="6531" y="0"/>
                            <a:ext cx="5105471" cy="2549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AEADA" w14:textId="77777777" w:rsidR="00533294" w:rsidRPr="00DF73A5" w:rsidRDefault="00533294" w:rsidP="00DF73A5">
                              <w:pPr>
                                <w:rPr>
                                  <w:color w:val="000000" w:themeColor="text1"/>
                                </w:rPr>
                              </w:pPr>
                              <w:r>
                                <w:rPr>
                                  <w:b/>
                                  <w:color w:val="000000" w:themeColor="text1"/>
                                </w:rPr>
                                <w:t>Table 3</w:t>
                              </w:r>
                              <w:r w:rsidRPr="00467320">
                                <w:rPr>
                                  <w:color w:val="000000" w:themeColor="text1"/>
                                </w:rPr>
                                <w:t xml:space="preserve">. </w:t>
                              </w:r>
                              <w:r>
                                <w:rPr>
                                  <w:color w:val="000000" w:themeColor="text1"/>
                                </w:rPr>
                                <w:t>Pairwise Correlation Coefficients between Distance Measures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2729" id="Group 21" o:spid="_x0000_s1058" style="position:absolute;left:0;text-align:left;margin-left:45.2pt;margin-top:34.4pt;width:402.45pt;height:121.65pt;z-index:251645952;mso-wrap-distance-top:36pt;mso-wrap-distance-bottom:36pt;mso-position-horizontal-relative:text;mso-position-vertical-relative:margin;mso-width-relative:margin;mso-height-relative:margin" coordsize="51120,1546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">
                <v:rect id="Rectangle 3079" o:spid="_x0000_s1059" style="position:absolute;left:195;top:11495;width:43713;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" filled="f" stroked="f" strokeweight="1pt">
                  <v:textbox inset="0,0,0,0">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113; </w:t>
                        </w:r>
                        <w:r>
                          <w:rPr>
                            <w:color w:val="000000" w:themeColor="text1"/>
                          </w:rPr>
                          <w:t xml:space="preserve">number of </w:t>
                        </w:r>
                        <w:r w:rsidRPr="00BA33ED">
                          <w:rPr>
                            <w:color w:val="000000" w:themeColor="text1"/>
                          </w:rPr>
                          <w:t xml:space="preserve">distance values = 6,555). </w:t>
                        </w:r>
                        <w:r w:rsidRPr="004104A3">
                          <w:rPr>
                            <w:i/>
                            <w:color w:val="000000" w:themeColor="text1"/>
                          </w:rPr>
                          <w:t>P</w:t>
                        </w:r>
                        <w:r w:rsidRPr="00BA33ED">
                          <w:rPr>
                            <w:color w:val="000000" w:themeColor="text1"/>
                          </w:rPr>
                          <w:t xml:space="preserve">-values are in parentheses. </w:t>
                        </w:r>
                      </w:p>
                    </w:txbxContent>
                  </v:textbox>
                </v:rect>
                <v:shape id="Picture 3082" o:spid="_x0000_s1060" type="#_x0000_t75" style="position:absolute;top:2547;width:44151;height: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">
                  <v:imagedata r:id="rId34" o:title=""/>
                  <v:path arrowok="t"/>
                </v:shape>
                <v:rect id="Rectangle 3080" o:spid="_x0000_s1061" style="position:absolute;left:65;width:51055;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" filled="f" stroked="f" strokeweight="1pt">
                  <v:textbox inset="0,0,0,0">
                    <w:txbxContent>
                      <w:p w:rsidR="00533294" w:rsidRPr="00DF73A5" w:rsidRDefault="00533294" w:rsidP="00DF73A5">
                        <w:pPr>
                          <w:rPr>
                            <w:color w:val="000000" w:themeColor="text1"/>
                          </w:rPr>
                        </w:pPr>
                        <w:r>
                          <w:rPr>
                            <w:b/>
                            <w:color w:val="000000" w:themeColor="text1"/>
                          </w:rPr>
                          <w:t>Table 3</w:t>
                        </w:r>
                        <w:r w:rsidRPr="00467320">
                          <w:rPr>
                            <w:color w:val="000000" w:themeColor="text1"/>
                          </w:rPr>
                          <w:t xml:space="preserve">. </w:t>
                        </w:r>
                        <w:r>
                          <w:rPr>
                            <w:color w:val="000000" w:themeColor="text1"/>
                          </w:rPr>
                          <w:t>Pairwise Correlation Coefficients between Distance Measures</w:t>
                        </w:r>
                      </w:p>
                    </w:txbxContent>
                  </v:textbox>
                </v:rect>
                <w10:wrap type="topAndBottom" anchory="margin"/>
              </v:group>
            </w:pict>
          </mc:Fallback>
        </mc:AlternateContent>
      </w:r>
      <w:r w:rsidR="004104A3">
        <w:t xml:space="preserve">First, </w:t>
      </w:r>
      <w:r w:rsidR="00563BE7">
        <w:t>the relationship between distances for growth patterns and income levels is close to zero and not significant at the 95% level. This validates the approach taken to insulate growth rates from inc</w:t>
      </w:r>
      <w:r w:rsidR="00D733CC">
        <w:t xml:space="preserve">ome levels via </w:t>
      </w:r>
      <w:r w:rsidR="00A52220">
        <w:t xml:space="preserve">within-country growth rate </w:t>
      </w:r>
      <w:r w:rsidR="00D733CC">
        <w:t>standardization.</w:t>
      </w:r>
    </w:p>
    <w:p w14:paraId="7DFEFFCC" w14:textId="77777777" w:rsidR="00D733CC" w:rsidRDefault="00563BE7" w:rsidP="001C4F3B">
      <w:pPr>
        <w:ind w:firstLine="360"/>
        <w:jc w:val="both"/>
      </w:pPr>
      <w:r>
        <w:t xml:space="preserve">Second, </w:t>
      </w:r>
      <w:r w:rsidR="004104A3">
        <w:t>the relationship between geographic distance and linguistic distance as well as the relationship between geographic distance and income level distance is relatively strong and statistically significant. This reconfirms prior findings of the underlying effect of geographic d</w:t>
      </w:r>
      <w:r w:rsidR="00D733CC">
        <w:t>istance on linguistic distance and on income levels.</w:t>
      </w:r>
    </w:p>
    <w:p w14:paraId="3AA82F2B" w14:textId="77777777" w:rsidR="00A25CA6" w:rsidRDefault="004104A3" w:rsidP="001C4F3B">
      <w:pPr>
        <w:ind w:firstLine="450"/>
        <w:jc w:val="both"/>
      </w:pPr>
      <w:r>
        <w:t xml:space="preserve">Third, </w:t>
      </w:r>
      <w:r w:rsidR="005232B3">
        <w:t xml:space="preserve">linguistic distance is more strongly related to growth patterns than is geographic distance. This implies that </w:t>
      </w:r>
      <w:r w:rsidR="00D733CC">
        <w:t>language may be a more meaningful way of understanding cross-country clustering patterns in development than geograph</w:t>
      </w:r>
      <w:r w:rsidR="00C73B51">
        <w:t>y or simple regional groupings.</w:t>
      </w:r>
    </w:p>
    <w:p w14:paraId="61265A6A" w14:textId="77777777" w:rsidR="00A25CA6" w:rsidRPr="00357753" w:rsidRDefault="00DC777E" w:rsidP="001C4F3B">
      <w:pPr>
        <w:rPr>
          <w:i/>
        </w:rPr>
      </w:pPr>
      <w:r>
        <w:rPr>
          <w:noProof/>
        </w:rPr>
        <mc:AlternateContent>
          <mc:Choice Requires="wpg">
            <w:drawing>
              <wp:anchor distT="457200" distB="457200" distL="114300" distR="114300" simplePos="0" relativeHeight="251683840" behindDoc="0" locked="0" layoutInCell="1" allowOverlap="1" wp14:anchorId="210DDCC8" wp14:editId="2BDB9D74">
                <wp:simplePos x="0" y="0"/>
                <wp:positionH relativeFrom="margin">
                  <wp:align>left</wp:align>
                </wp:positionH>
                <wp:positionV relativeFrom="margin">
                  <wp:posOffset>6535420</wp:posOffset>
                </wp:positionV>
                <wp:extent cx="6043930" cy="127063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6043930" cy="1270635"/>
                          <a:chOff x="0" y="0"/>
                          <a:chExt cx="6040814" cy="1269723"/>
                        </a:xfrm>
                      </wpg:grpSpPr>
                      <wps:wsp>
                        <wps:cNvPr id="3" name="Rectangle 3"/>
                        <wps:cNvSpPr/>
                        <wps:spPr>
                          <a:xfrm>
                            <a:off x="36254" y="0"/>
                            <a:ext cx="594550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B61B2" w14:textId="77777777" w:rsidR="00533294" w:rsidRPr="00DF73A5" w:rsidRDefault="00533294"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Rectangle 4"/>
                        <wps:cNvSpPr/>
                        <wps:spPr>
                          <a:xfrm>
                            <a:off x="0" y="874118"/>
                            <a:ext cx="5973445" cy="3956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5C94DF" w14:textId="77777777" w:rsidR="00533294" w:rsidRPr="00BA33ED" w:rsidRDefault="00533294"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6254" y="265861"/>
                            <a:ext cx="6004560" cy="5232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F6347FC" id="Group 10" o:spid="_x0000_s1062" style="position:absolute;margin-left:0;margin-top:514.6pt;width:475.9pt;height:100.05pt;z-index:251683840;mso-wrap-distance-top:36pt;mso-wrap-distance-bottom:36pt;mso-position-horizontal:left;mso-position-horizontal-relative:margin;mso-position-vertical-relative:margin;mso-width-relative:margin;mso-height-relative:margin" coordsize="60408,126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">
                <v:rect id="Rectangle 3" o:spid="_x0000_s1063" style="position:absolute;left:362;width:59455;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rsidR="00533294" w:rsidRPr="00DF73A5" w:rsidRDefault="00533294" w:rsidP="00DF73A5">
                        <w:pPr>
                          <w:rPr>
                            <w:color w:val="000000" w:themeColor="text1"/>
                          </w:rPr>
                        </w:pPr>
                        <w:r>
                          <w:rPr>
                            <w:b/>
                            <w:color w:val="000000" w:themeColor="text1"/>
                          </w:rPr>
                          <w:t>Table 4</w:t>
                        </w:r>
                        <w:r w:rsidRPr="00467320">
                          <w:rPr>
                            <w:color w:val="000000" w:themeColor="text1"/>
                          </w:rPr>
                          <w:t xml:space="preserve">. </w:t>
                        </w:r>
                        <w:r>
                          <w:rPr>
                            <w:color w:val="000000" w:themeColor="text1"/>
                          </w:rPr>
                          <w:t>Correlation Coefficients with Bilateral Trade</w:t>
                        </w:r>
                      </w:p>
                    </w:txbxContent>
                  </v:textbox>
                </v:rect>
                <v:rect id="Rectangle 4" o:spid="_x0000_s1064" style="position:absolute;top:8741;width:59734;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6+xQAAANoAAAAPAAAAZHJzL2Rvd25yZXYueG1sRI9Ba8JA&#10;FITvQv/D8gq9iNlYp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AUZO6+xQAAANoAAAAP&#10;AAAAAAAAAAAAAAAAAAcCAABkcnMvZG93bnJldi54bWxQSwUGAAAAAAMAAwC3AAAA+QIAAAAA&#10;" filled="f" stroked="f" strokeweight="1pt">
                  <v:textbox inset="0,0,0,0">
                    <w:txbxContent>
                      <w:p w:rsidR="00533294" w:rsidRPr="00BA33ED" w:rsidRDefault="00533294" w:rsidP="00DF73A5">
                        <w:pPr>
                          <w:jc w:val="both"/>
                          <w:rPr>
                            <w:color w:val="000000" w:themeColor="text1"/>
                          </w:rPr>
                        </w:pPr>
                        <w:r w:rsidRPr="00BA33ED">
                          <w:rPr>
                            <w:color w:val="000000" w:themeColor="text1"/>
                          </w:rPr>
                          <w:t xml:space="preserve">Includes all countries (number of countries = </w:t>
                        </w:r>
                        <w:r>
                          <w:rPr>
                            <w:color w:val="000000" w:themeColor="text1"/>
                          </w:rPr>
                          <w:t>108</w:t>
                        </w:r>
                        <w:r w:rsidRPr="00BA33ED">
                          <w:rPr>
                            <w:color w:val="000000" w:themeColor="text1"/>
                          </w:rPr>
                          <w:t xml:space="preserve">; </w:t>
                        </w:r>
                        <w:r>
                          <w:rPr>
                            <w:color w:val="000000" w:themeColor="text1"/>
                          </w:rPr>
                          <w:t xml:space="preserve">number of </w:t>
                        </w:r>
                        <w:r w:rsidRPr="00BA33ED">
                          <w:rPr>
                            <w:color w:val="000000" w:themeColor="text1"/>
                          </w:rPr>
                          <w:t xml:space="preserve">distance values = </w:t>
                        </w:r>
                        <w:r>
                          <w:rPr>
                            <w:color w:val="000000" w:themeColor="text1"/>
                          </w:rPr>
                          <w:t>2,373</w:t>
                        </w:r>
                        <w:r w:rsidRPr="00BA33ED">
                          <w:rPr>
                            <w:color w:val="000000" w:themeColor="text1"/>
                          </w:rPr>
                          <w:t xml:space="preserve">). </w:t>
                        </w:r>
                        <w:r w:rsidRPr="004104A3">
                          <w:rPr>
                            <w:i/>
                            <w:color w:val="000000" w:themeColor="text1"/>
                          </w:rPr>
                          <w:t>P</w:t>
                        </w:r>
                        <w:r w:rsidRPr="00BA33ED">
                          <w:rPr>
                            <w:color w:val="000000" w:themeColor="text1"/>
                          </w:rPr>
                          <w:t xml:space="preserve">-values are in parentheses. </w:t>
                        </w:r>
                      </w:p>
                    </w:txbxContent>
                  </v:textbox>
                </v:rect>
                <v:shape id="Picture 9" o:spid="_x0000_s1065" type="#_x0000_t75" style="position:absolute;left:362;top:2658;width:60046;height: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">
                  <v:imagedata r:id="rId36" o:title=""/>
                  <v:path arrowok="t"/>
                </v:shape>
                <w10:wrap type="topAndBottom" anchorx="margin" anchory="margin"/>
              </v:group>
            </w:pict>
          </mc:Fallback>
        </mc:AlternateContent>
      </w:r>
      <w:r w:rsidR="00357753">
        <w:rPr>
          <w:i/>
        </w:rPr>
        <w:t>Robust</w:t>
      </w:r>
      <w:r w:rsidR="007B04A9">
        <w:rPr>
          <w:i/>
        </w:rPr>
        <w:t>ness</w:t>
      </w:r>
      <w:r w:rsidR="00357753">
        <w:rPr>
          <w:i/>
        </w:rPr>
        <w:t xml:space="preserve"> to Trade</w:t>
      </w:r>
    </w:p>
    <w:p w14:paraId="17676D87" w14:textId="77777777" w:rsidR="00357753" w:rsidRDefault="00357753" w:rsidP="0093436D">
      <w:pPr>
        <w:jc w:val="both"/>
      </w:pPr>
    </w:p>
    <w:p w14:paraId="75E17F6C" w14:textId="77777777" w:rsidR="00357753" w:rsidRDefault="00582555" w:rsidP="0093436D">
      <w:pPr>
        <w:jc w:val="both"/>
      </w:pPr>
      <w:r>
        <w:t xml:space="preserve">The significant positive relationship between growth pattern distance and linguistic distance continues to hold, even after controlling for bilateral trade value. Table 4 shows the correlation coefficients and </w:t>
      </w:r>
      <w:r>
        <w:rPr>
          <w:i/>
        </w:rPr>
        <w:t>p</w:t>
      </w:r>
      <w:r>
        <w:t xml:space="preserve">-values for these simple and partial Mantel tests. Due to the relatively high proportion of missing data for bilateral trade value, </w:t>
      </w:r>
      <w:r w:rsidR="004E1F07">
        <w:t xml:space="preserve">trade cannot be controlled for alongside other control variables such as geographic distance. A separate algorithm is required to selectively omit all distance value observations that are not present in every distance matrix in the analysis. The total number of countries that can be included in the trade analysis is </w:t>
      </w:r>
      <w:r w:rsidR="00DA489E">
        <w:t xml:space="preserve">consequently </w:t>
      </w:r>
      <w:r w:rsidR="004E1F07">
        <w:t xml:space="preserve">restricted to 108 and the total number of distance values that can be used is </w:t>
      </w:r>
      <w:r w:rsidR="00A93A73">
        <w:t>2,373</w:t>
      </w:r>
      <w:r w:rsidR="004E1F07">
        <w:t xml:space="preserve">, which is </w:t>
      </w:r>
      <w:r w:rsidR="00A93A73">
        <w:t>47</w:t>
      </w:r>
      <w:r w:rsidR="004E1F07">
        <w:t xml:space="preserve">% out of </w:t>
      </w:r>
      <w:r w:rsidR="00D9592B">
        <w:t>108</w:t>
      </w:r>
      <w:r w:rsidR="00F97118">
        <w:t xml:space="preserve"> </w:t>
      </w:r>
      <w:r w:rsidR="00D9592B">
        <w:t>(108-1)</w:t>
      </w:r>
      <w:r w:rsidR="00F97118">
        <w:t xml:space="preserve"> </w:t>
      </w:r>
      <w:r w:rsidR="00D9592B">
        <w:t>/</w:t>
      </w:r>
      <w:r w:rsidR="00F97118">
        <w:t xml:space="preserve"> </w:t>
      </w:r>
      <w:r w:rsidR="00D9592B">
        <w:t xml:space="preserve">2 = 5,778 </w:t>
      </w:r>
      <w:r w:rsidR="004E1F07">
        <w:t xml:space="preserve">total possible </w:t>
      </w:r>
      <w:r w:rsidR="00D9592B">
        <w:t>distance values.</w:t>
      </w:r>
    </w:p>
    <w:p w14:paraId="66E258F4" w14:textId="77777777" w:rsidR="00DA489E" w:rsidRPr="00582555" w:rsidRDefault="00DA489E" w:rsidP="0093436D">
      <w:pPr>
        <w:jc w:val="both"/>
      </w:pPr>
      <w:r>
        <w:tab/>
      </w:r>
      <w:r w:rsidR="00CB1BE6">
        <w:t xml:space="preserve">In </w:t>
      </w:r>
      <w:r>
        <w:t xml:space="preserve">Table 4, </w:t>
      </w:r>
      <w:r w:rsidR="00CB1BE6">
        <w:t xml:space="preserve">column (4) shows the correlation </w:t>
      </w:r>
      <w:r w:rsidR="008E302D">
        <w:t xml:space="preserve">coefficient between growth patterns and linguistic distance to be significant and positive, even after controlling for trade. </w:t>
      </w:r>
      <w:r w:rsidR="00CB1BE6">
        <w:t xml:space="preserve"> </w:t>
      </w:r>
      <w:r w:rsidR="008E302D">
        <w:t xml:space="preserve">Column (1) shows that the original </w:t>
      </w:r>
      <w:r w:rsidR="00DC777E">
        <w:rPr>
          <w:noProof/>
        </w:rPr>
        <mc:AlternateContent>
          <mc:Choice Requires="wpg">
            <w:drawing>
              <wp:anchor distT="457200" distB="457200" distL="114300" distR="114300" simplePos="0" relativeHeight="251691008" behindDoc="0" locked="0" layoutInCell="1" allowOverlap="1" wp14:anchorId="233438D8" wp14:editId="257577CF">
                <wp:simplePos x="0" y="0"/>
                <wp:positionH relativeFrom="margin">
                  <wp:align>right</wp:align>
                </wp:positionH>
                <wp:positionV relativeFrom="margin">
                  <wp:align>top</wp:align>
                </wp:positionV>
                <wp:extent cx="5833745" cy="263334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833745" cy="2633345"/>
                          <a:chOff x="0" y="0"/>
                          <a:chExt cx="5834070" cy="2633391"/>
                        </a:xfrm>
                      </wpg:grpSpPr>
                      <wps:wsp>
                        <wps:cNvPr id="5" name="Rectangle 5"/>
                        <wps:cNvSpPr/>
                        <wps:spPr>
                          <a:xfrm>
                            <a:off x="93670" y="2390821"/>
                            <a:ext cx="5740400" cy="2425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4D2B4" w14:textId="77777777" w:rsidR="00533294" w:rsidRPr="00BA33ED" w:rsidRDefault="00533294"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Rectangle 7"/>
                        <wps:cNvSpPr/>
                        <wps:spPr>
                          <a:xfrm>
                            <a:off x="98131" y="0"/>
                            <a:ext cx="5104130" cy="2546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8322A" w14:textId="77777777" w:rsidR="00533294" w:rsidRPr="00DF73A5" w:rsidRDefault="00533294"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223024"/>
                            <a:ext cx="5655945" cy="2127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AED88B" id="Group 16" o:spid="_x0000_s1066" style="position:absolute;left:0;text-align:left;margin-left:408.15pt;margin-top:0;width:459.35pt;height:207.35pt;z-index:251691008;mso-wrap-distance-top:36pt;mso-wrap-distance-bottom:36pt;mso-position-horizontal:right;mso-position-horizontal-relative:margin;mso-position-vertical:top;mso-position-vertical-relative:margin;mso-width-relative:margin;mso-height-relative:margin" coordsize="58340,2633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">
                <v:rect id="Rectangle 5" o:spid="_x0000_s1067" style="position:absolute;left:936;top:23908;width:57404;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" filled="f" stroked="f" strokeweight="1pt">
                  <v:textbox inset="0,0,0,0">
                    <w:txbxContent>
                      <w:p w:rsidR="00533294" w:rsidRPr="00BA33ED" w:rsidRDefault="00533294" w:rsidP="00E863F5">
                        <w:pPr>
                          <w:jc w:val="both"/>
                          <w:rPr>
                            <w:color w:val="000000" w:themeColor="text1"/>
                          </w:rPr>
                        </w:pPr>
                        <w:r>
                          <w:rPr>
                            <w:color w:val="000000" w:themeColor="text1"/>
                          </w:rPr>
                          <w:t>Geographic distance</w:t>
                        </w:r>
                        <w:r w:rsidRPr="00BA33ED">
                          <w:rPr>
                            <w:color w:val="000000" w:themeColor="text1"/>
                          </w:rPr>
                          <w:t xml:space="preserve"> </w:t>
                        </w:r>
                        <w:r>
                          <w:rPr>
                            <w:color w:val="000000" w:themeColor="text1"/>
                          </w:rPr>
                          <w:t>is in logged miles.</w:t>
                        </w:r>
                      </w:p>
                    </w:txbxContent>
                  </v:textbox>
                </v:rect>
                <v:rect id="Rectangle 7" o:spid="_x0000_s1068" style="position:absolute;left:981;width:51041;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" filled="f" stroked="f" strokeweight="1pt">
                  <v:textbox inset="0,0,0,0">
                    <w:txbxContent>
                      <w:p w:rsidR="00533294" w:rsidRPr="00DF73A5" w:rsidRDefault="00533294" w:rsidP="00E863F5">
                        <w:pPr>
                          <w:rPr>
                            <w:color w:val="000000" w:themeColor="text1"/>
                          </w:rPr>
                        </w:pPr>
                        <w:r>
                          <w:rPr>
                            <w:b/>
                            <w:color w:val="000000" w:themeColor="text1"/>
                          </w:rPr>
                          <w:t>Table 4</w:t>
                        </w:r>
                        <w:r w:rsidRPr="00467320">
                          <w:rPr>
                            <w:color w:val="000000" w:themeColor="text1"/>
                          </w:rPr>
                          <w:t xml:space="preserve">. </w:t>
                        </w:r>
                        <w:r>
                          <w:rPr>
                            <w:color w:val="000000" w:themeColor="text1"/>
                          </w:rPr>
                          <w:t>Top Ten Most Similar Country-Pairs by Growth Pattern</w:t>
                        </w:r>
                      </w:p>
                    </w:txbxContent>
                  </v:textbox>
                </v:rect>
                <v:shape id="Picture 8" o:spid="_x0000_s1069" type="#_x0000_t75" style="position:absolute;top:2230;width:56559;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">
                  <v:imagedata r:id="rId38" o:title=""/>
                  <v:path arrowok="t"/>
                </v:shape>
                <w10:wrap type="topAndBottom" anchorx="margin" anchory="margin"/>
              </v:group>
            </w:pict>
          </mc:Fallback>
        </mc:AlternateContent>
      </w:r>
      <w:r w:rsidR="008E302D">
        <w:t xml:space="preserve">simple correlation between growth patterns and linguistic distance holds, even when restricted to the country-pairs that are available in the limited trade data. </w:t>
      </w:r>
      <w:r w:rsidR="00037CB9">
        <w:t>As expected, c</w:t>
      </w:r>
      <w:r w:rsidR="008E302D">
        <w:t>olumn</w:t>
      </w:r>
      <w:r w:rsidR="00C26C4A">
        <w:t>s (2) and (3) show that trade is significantly correlated with growth patterns and with linguistic distance. The negative correlation coefficient is due to the fact that the trade “distances” are in fact proximity rather than distance measures: larger bilateral trade values between any two countries indicates greater trade proximity.</w:t>
      </w:r>
    </w:p>
    <w:p w14:paraId="147B7943" w14:textId="77777777" w:rsidR="00357753" w:rsidRDefault="00357753" w:rsidP="0093436D">
      <w:pPr>
        <w:jc w:val="both"/>
      </w:pPr>
    </w:p>
    <w:p w14:paraId="5FE7B30A" w14:textId="77777777" w:rsidR="00A25CA6" w:rsidRDefault="00A25CA6" w:rsidP="0093436D">
      <w:pPr>
        <w:jc w:val="both"/>
      </w:pPr>
    </w:p>
    <w:p w14:paraId="56CC6D35" w14:textId="77777777" w:rsidR="00A25CA6" w:rsidRDefault="00F97118" w:rsidP="0093436D">
      <w:pPr>
        <w:jc w:val="both"/>
        <w:rPr>
          <w:i/>
        </w:rPr>
      </w:pPr>
      <w:r>
        <w:rPr>
          <w:i/>
        </w:rPr>
        <w:t>P</w:t>
      </w:r>
      <w:r w:rsidR="004A4767">
        <w:rPr>
          <w:i/>
        </w:rPr>
        <w:t>atterns of Growth</w:t>
      </w:r>
    </w:p>
    <w:p w14:paraId="7B867DA4" w14:textId="77777777" w:rsidR="00F97118" w:rsidRDefault="00F97118" w:rsidP="0093436D">
      <w:pPr>
        <w:jc w:val="both"/>
      </w:pPr>
    </w:p>
    <w:p w14:paraId="718EF24A" w14:textId="77777777" w:rsidR="00F97118" w:rsidRPr="00F97118" w:rsidRDefault="00F97118" w:rsidP="0093436D">
      <w:pPr>
        <w:jc w:val="both"/>
      </w:pPr>
      <w:r>
        <w:t xml:space="preserve">Finally, a </w:t>
      </w:r>
      <w:r w:rsidR="00887FE4">
        <w:t xml:space="preserve">brief investigation of certain country-pair relationships yields several interesting findings. Table 4 shows the top ten most similar pairs of countries as measured by their growth patterns. The post-WWII economic boom countries in Western Europe and Japan dominate the list. Alongside this, several pairs of Eastern Bloc countries also exhibit high relative similarity in growth patterns. </w:t>
      </w:r>
      <w:r w:rsidR="006E045E">
        <w:t xml:space="preserve">While proximity in language and geography tend to characterize the growth pattern clustering of these country-pairs, it is interesting to note broader historical factors that cut across these dimensions, as in the case of Japan and </w:t>
      </w:r>
      <w:r w:rsidR="00E11712">
        <w:t>many Western European countries.</w:t>
      </w:r>
    </w:p>
    <w:p w14:paraId="13F1E883" w14:textId="77777777" w:rsidR="00A25CA6" w:rsidRDefault="00A25CA6" w:rsidP="0093436D">
      <w:pPr>
        <w:jc w:val="both"/>
      </w:pPr>
    </w:p>
    <w:p w14:paraId="4271A528" w14:textId="77777777" w:rsidR="00FB3210" w:rsidRDefault="00FB3210" w:rsidP="0093436D">
      <w:pPr>
        <w:jc w:val="both"/>
      </w:pPr>
    </w:p>
    <w:p w14:paraId="1CD9D8E2" w14:textId="77777777" w:rsidR="00FB3210" w:rsidRPr="00C04F5C" w:rsidRDefault="00FB3210" w:rsidP="00FB3210">
      <w:pPr>
        <w:jc w:val="both"/>
        <w:rPr>
          <w:b/>
          <w:sz w:val="28"/>
        </w:rPr>
      </w:pPr>
      <w:r>
        <w:rPr>
          <w:b/>
          <w:sz w:val="28"/>
        </w:rPr>
        <w:t>Discussion</w:t>
      </w:r>
    </w:p>
    <w:p w14:paraId="6C621869" w14:textId="77777777" w:rsidR="00A25CA6" w:rsidRDefault="00A25CA6" w:rsidP="0093436D">
      <w:pPr>
        <w:jc w:val="both"/>
      </w:pPr>
    </w:p>
    <w:p w14:paraId="0A4F6AD6" w14:textId="77777777" w:rsidR="00FB3210" w:rsidRDefault="00954C07" w:rsidP="003C2638">
      <w:pPr>
        <w:jc w:val="both"/>
      </w:pPr>
      <w:r>
        <w:t xml:space="preserve">The robust relationship between linguistic distance and patterns of economic growth lends empirical support to </w:t>
      </w:r>
      <w:r w:rsidR="00294695">
        <w:t xml:space="preserve">the broader notion that patterns of economic growth across countries may be strongly related to underlying supranational factors. While the </w:t>
      </w:r>
      <w:r w:rsidR="00946322">
        <w:t>relationship between factors such as geography, religion and ideology, communism, and colonialism on the one hand and levels of national income has been well documented, a focus on studying economic growth patterns in particular and their relationship with supranational factors such as language may yield further insights into the clustering of development experiences across countries.</w:t>
      </w:r>
    </w:p>
    <w:p w14:paraId="23C23C6E" w14:textId="77777777" w:rsidR="00FB3210" w:rsidRDefault="00946322" w:rsidP="001C4F3B">
      <w:pPr>
        <w:tabs>
          <w:tab w:val="left" w:pos="360"/>
        </w:tabs>
        <w:jc w:val="both"/>
      </w:pPr>
      <w:r>
        <w:tab/>
        <w:t xml:space="preserve">As these clustering patterns become more clearly identified, an important next step would be to </w:t>
      </w:r>
      <w:r w:rsidR="005A54EE">
        <w:t>analyze the diffusion channels and networks that mediate these relationships. This would likely require the collaborative use of a wide range of methods from detailed comparative historical work to quantitative network analysis.</w:t>
      </w:r>
    </w:p>
    <w:p w14:paraId="6D9513A3" w14:textId="77777777" w:rsidR="005A54EE" w:rsidRDefault="005A54EE" w:rsidP="001C4F3B">
      <w:pPr>
        <w:tabs>
          <w:tab w:val="left" w:pos="360"/>
        </w:tabs>
        <w:jc w:val="both"/>
      </w:pPr>
      <w:r>
        <w:tab/>
        <w:t xml:space="preserve">Taken together, </w:t>
      </w:r>
      <w:r w:rsidR="00A93FDD">
        <w:t xml:space="preserve">these sets of research projects may offer a better understanding of how current development patterns came about and why global inequality remains so high despite the supposed availability of technology in the information </w:t>
      </w:r>
      <w:commentRangeStart w:id="35"/>
      <w:r w:rsidR="00A93FDD">
        <w:t>age</w:t>
      </w:r>
      <w:commentRangeEnd w:id="35"/>
      <w:r w:rsidR="00D6389B">
        <w:rPr>
          <w:rStyle w:val="CommentReference"/>
        </w:rPr>
        <w:commentReference w:id="35"/>
      </w:r>
      <w:r w:rsidR="00A93FDD">
        <w:t>.</w:t>
      </w:r>
    </w:p>
    <w:p w14:paraId="0B1F3F97" w14:textId="77777777" w:rsidR="0086512F" w:rsidRDefault="0086512F" w:rsidP="0093436D">
      <w:pPr>
        <w:jc w:val="both"/>
      </w:pPr>
    </w:p>
    <w:p w14:paraId="48D74292" w14:textId="77777777" w:rsidR="00E863F5" w:rsidRDefault="00E863F5" w:rsidP="0093436D">
      <w:pPr>
        <w:jc w:val="both"/>
      </w:pPr>
    </w:p>
    <w:p w14:paraId="0521B628" w14:textId="77777777" w:rsidR="00112A31" w:rsidRDefault="00112A31">
      <w:r>
        <w:br w:type="page"/>
      </w:r>
    </w:p>
    <w:p w14:paraId="7955CB35" w14:textId="77777777" w:rsidR="00E863F5" w:rsidRPr="004A4767" w:rsidRDefault="00112A31" w:rsidP="0093436D">
      <w:pPr>
        <w:jc w:val="both"/>
        <w:rPr>
          <w:b/>
        </w:rPr>
      </w:pPr>
      <w:r w:rsidRPr="004A4767">
        <w:rPr>
          <w:b/>
        </w:rPr>
        <w:t>References</w:t>
      </w:r>
    </w:p>
    <w:p w14:paraId="6B61B6AC" w14:textId="77777777" w:rsidR="00112A31" w:rsidRPr="00112A31" w:rsidRDefault="00112A31" w:rsidP="004A4767">
      <w:pPr>
        <w:jc w:val="both"/>
        <w:rPr>
          <w:sz w:val="20"/>
          <w:szCs w:val="20"/>
        </w:rPr>
      </w:pPr>
    </w:p>
    <w:p w14:paraId="1EA9DF98"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sz w:val="20"/>
          <w:szCs w:val="20"/>
        </w:rPr>
        <w:fldChar w:fldCharType="begin" w:fldLock="1"/>
      </w:r>
      <w:r w:rsidRPr="00112A31">
        <w:rPr>
          <w:sz w:val="20"/>
          <w:szCs w:val="20"/>
        </w:rPr>
        <w:instrText xml:space="preserve">ADDIN Mendeley Bibliography CSL_BIBLIOGRAPHY </w:instrText>
      </w:r>
      <w:r w:rsidRPr="00112A31">
        <w:rPr>
          <w:sz w:val="20"/>
          <w:szCs w:val="20"/>
        </w:rPr>
        <w:fldChar w:fldCharType="separate"/>
      </w:r>
      <w:r w:rsidRPr="00112A31">
        <w:rPr>
          <w:noProof/>
          <w:sz w:val="20"/>
          <w:szCs w:val="20"/>
        </w:rPr>
        <w:t xml:space="preserve">Acemoglu, Daron, Simon Johnson, and James A. Robinson. 2001. “The Colonial Origins of Comparative Development : An Empirical Investigation.” </w:t>
      </w:r>
      <w:r w:rsidRPr="00112A31">
        <w:rPr>
          <w:i/>
          <w:iCs/>
          <w:noProof/>
          <w:sz w:val="20"/>
          <w:szCs w:val="20"/>
        </w:rPr>
        <w:t>The American Economic Review</w:t>
      </w:r>
      <w:r w:rsidRPr="00112A31">
        <w:rPr>
          <w:noProof/>
          <w:sz w:val="20"/>
          <w:szCs w:val="20"/>
        </w:rPr>
        <w:t xml:space="preserve"> 91(5):1369–1401.</w:t>
      </w:r>
    </w:p>
    <w:p w14:paraId="75F38E7A"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Acemoglu, Daron, Simon Johnson, and James A. Robinson. 2002. “Reversal of Fortune: Geography and Institutions in the Making of the Modern World Income Distribution.” </w:t>
      </w:r>
      <w:r w:rsidRPr="00112A31">
        <w:rPr>
          <w:i/>
          <w:iCs/>
          <w:noProof/>
          <w:sz w:val="20"/>
          <w:szCs w:val="20"/>
        </w:rPr>
        <w:t>The Quarterly Journal of Economics</w:t>
      </w:r>
      <w:r w:rsidRPr="00112A31">
        <w:rPr>
          <w:noProof/>
          <w:sz w:val="20"/>
          <w:szCs w:val="20"/>
        </w:rPr>
        <w:t xml:space="preserve"> 117(4):1231–94.</w:t>
      </w:r>
    </w:p>
    <w:p w14:paraId="1BADCA5F"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Barro, Robert J. and Xavier Sala-i-Martin. 1992. “Convergence.” </w:t>
      </w:r>
      <w:r w:rsidRPr="00112A31">
        <w:rPr>
          <w:i/>
          <w:iCs/>
          <w:noProof/>
          <w:sz w:val="20"/>
          <w:szCs w:val="20"/>
        </w:rPr>
        <w:t>Journal of Political Economy</w:t>
      </w:r>
      <w:r w:rsidRPr="00112A31">
        <w:rPr>
          <w:noProof/>
          <w:sz w:val="20"/>
          <w:szCs w:val="20"/>
        </w:rPr>
        <w:t xml:space="preserve"> 100(2):223–51.</w:t>
      </w:r>
    </w:p>
    <w:p w14:paraId="75394F4A"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Bolt, Jutta and Jan Luiten van Zanden. 2014. “The Maddison Project: Collaborative Research on Historical National Accounts.” </w:t>
      </w:r>
      <w:r w:rsidRPr="00112A31">
        <w:rPr>
          <w:i/>
          <w:iCs/>
          <w:noProof/>
          <w:sz w:val="20"/>
          <w:szCs w:val="20"/>
        </w:rPr>
        <w:t>Economic History Review</w:t>
      </w:r>
      <w:r w:rsidRPr="00112A31">
        <w:rPr>
          <w:noProof/>
          <w:sz w:val="20"/>
          <w:szCs w:val="20"/>
        </w:rPr>
        <w:t xml:space="preserve"> 67(3):627–51.</w:t>
      </w:r>
    </w:p>
    <w:p w14:paraId="32A3AD3D"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Bourguignon, François and Christian Morrisson. 2002. “Inequality among World Citizens: 1820-1992.” </w:t>
      </w:r>
      <w:r w:rsidRPr="00112A31">
        <w:rPr>
          <w:i/>
          <w:iCs/>
          <w:noProof/>
          <w:sz w:val="20"/>
          <w:szCs w:val="20"/>
        </w:rPr>
        <w:t>American Economic Review</w:t>
      </w:r>
      <w:r w:rsidRPr="00112A31">
        <w:rPr>
          <w:noProof/>
          <w:sz w:val="20"/>
          <w:szCs w:val="20"/>
        </w:rPr>
        <w:t xml:space="preserve"> 92(4):727–44.</w:t>
      </w:r>
    </w:p>
    <w:p w14:paraId="4C39D19B"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Brittain, James E. 1974. “The International Diffusion of Electrical Power Technology, 1870-1920.” </w:t>
      </w:r>
      <w:r w:rsidRPr="00112A31">
        <w:rPr>
          <w:i/>
          <w:iCs/>
          <w:noProof/>
          <w:sz w:val="20"/>
          <w:szCs w:val="20"/>
        </w:rPr>
        <w:t>The Journal of Economic History</w:t>
      </w:r>
      <w:r w:rsidRPr="00112A31">
        <w:rPr>
          <w:noProof/>
          <w:sz w:val="20"/>
          <w:szCs w:val="20"/>
        </w:rPr>
        <w:t xml:space="preserve"> 34(1):108–21.</w:t>
      </w:r>
    </w:p>
    <w:p w14:paraId="612AF5FB"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Centeno, Miguel. 2002. </w:t>
      </w:r>
      <w:r w:rsidRPr="00112A31">
        <w:rPr>
          <w:i/>
          <w:iCs/>
          <w:noProof/>
          <w:sz w:val="20"/>
          <w:szCs w:val="20"/>
        </w:rPr>
        <w:t>Blood and Debt: War and the Nation-State in Latin America</w:t>
      </w:r>
      <w:r w:rsidRPr="00112A31">
        <w:rPr>
          <w:noProof/>
          <w:sz w:val="20"/>
          <w:szCs w:val="20"/>
        </w:rPr>
        <w:t>. University Park, PA: Penn State University Press.</w:t>
      </w:r>
    </w:p>
    <w:p w14:paraId="482B93BF"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Chanda, Areendam, C. Justin Cook, and Louis Putterman. 2014. “Persistence of Fortune: Accounting for Population Movements, There Was No Post-Columbian Reversal.” </w:t>
      </w:r>
      <w:r w:rsidRPr="00112A31">
        <w:rPr>
          <w:i/>
          <w:iCs/>
          <w:noProof/>
          <w:sz w:val="20"/>
          <w:szCs w:val="20"/>
        </w:rPr>
        <w:t>American Economic Journal: Macroeconomics</w:t>
      </w:r>
      <w:r w:rsidRPr="00112A31">
        <w:rPr>
          <w:noProof/>
          <w:sz w:val="20"/>
          <w:szCs w:val="20"/>
        </w:rPr>
        <w:t xml:space="preserve"> 6(3):1–28.</w:t>
      </w:r>
    </w:p>
    <w:p w14:paraId="4ACFE000"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William Easterly, and Erick Gong. 2010. “Was the Wealth of Nations Determined in 1000 BC?” </w:t>
      </w:r>
      <w:r w:rsidRPr="00112A31">
        <w:rPr>
          <w:i/>
          <w:iCs/>
          <w:noProof/>
          <w:sz w:val="20"/>
          <w:szCs w:val="20"/>
        </w:rPr>
        <w:t>American Economic Journal: Macroeconomics</w:t>
      </w:r>
      <w:r w:rsidRPr="00112A31">
        <w:rPr>
          <w:noProof/>
          <w:sz w:val="20"/>
          <w:szCs w:val="20"/>
        </w:rPr>
        <w:t xml:space="preserve"> 2(3):65–97.</w:t>
      </w:r>
    </w:p>
    <w:p w14:paraId="23D14322"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and Bart Hobijn. 2010. “An Exploration of Technology Diffusion.” </w:t>
      </w:r>
      <w:r w:rsidRPr="00112A31">
        <w:rPr>
          <w:i/>
          <w:iCs/>
          <w:noProof/>
          <w:sz w:val="20"/>
          <w:szCs w:val="20"/>
        </w:rPr>
        <w:t>American Economic Review</w:t>
      </w:r>
      <w:r w:rsidRPr="00112A31">
        <w:rPr>
          <w:noProof/>
          <w:sz w:val="20"/>
          <w:szCs w:val="20"/>
        </w:rPr>
        <w:t xml:space="preserve"> 100(December):2031–59.</w:t>
      </w:r>
    </w:p>
    <w:p w14:paraId="2E092EB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Comin, Diego, Bart Hobijn, and Emilie Rovito. 2008. “Technology Usage Lags.” </w:t>
      </w:r>
      <w:r w:rsidRPr="00112A31">
        <w:rPr>
          <w:i/>
          <w:iCs/>
          <w:noProof/>
          <w:sz w:val="20"/>
          <w:szCs w:val="20"/>
        </w:rPr>
        <w:t>Journal of Economic Growth</w:t>
      </w:r>
      <w:r w:rsidRPr="00112A31">
        <w:rPr>
          <w:noProof/>
          <w:sz w:val="20"/>
          <w:szCs w:val="20"/>
        </w:rPr>
        <w:t xml:space="preserve"> 13(4):237–56.</w:t>
      </w:r>
    </w:p>
    <w:p w14:paraId="3152FC20"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Creanza, Nicole, Merritt Ruhlen, Trevor J. Pemberton, Noah A. Rosenberg, and Marcus W. Feldman. 2015. “A Comparison of Worldwide Phonemic and Genetic Variation in Human Populations.” </w:t>
      </w:r>
      <w:r w:rsidRPr="00112A31">
        <w:rPr>
          <w:i/>
          <w:iCs/>
          <w:noProof/>
          <w:sz w:val="20"/>
          <w:szCs w:val="20"/>
        </w:rPr>
        <w:t>Proceedings of the National Academy of Sciences</w:t>
      </w:r>
      <w:r w:rsidRPr="00112A31">
        <w:rPr>
          <w:noProof/>
          <w:sz w:val="20"/>
          <w:szCs w:val="20"/>
        </w:rPr>
        <w:t xml:space="preserve"> 112(5):1265–72.</w:t>
      </w:r>
    </w:p>
    <w:p w14:paraId="579F2DF1"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Dobbin, Frank. 1994. </w:t>
      </w:r>
      <w:r w:rsidRPr="00112A31">
        <w:rPr>
          <w:i/>
          <w:iCs/>
          <w:noProof/>
          <w:sz w:val="20"/>
          <w:szCs w:val="20"/>
        </w:rPr>
        <w:t>Forging Industrial Policy: The United States, Britain and France in the Railway Age</w:t>
      </w:r>
      <w:r w:rsidRPr="00112A31">
        <w:rPr>
          <w:noProof/>
          <w:sz w:val="20"/>
          <w:szCs w:val="20"/>
        </w:rPr>
        <w:t>. Cambridge, UK: Cambridge University Press.</w:t>
      </w:r>
    </w:p>
    <w:p w14:paraId="10B259FC"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Esping-Andersen, G. 1990. </w:t>
      </w:r>
      <w:r w:rsidRPr="00112A31">
        <w:rPr>
          <w:i/>
          <w:iCs/>
          <w:noProof/>
          <w:sz w:val="20"/>
          <w:szCs w:val="20"/>
        </w:rPr>
        <w:t>The Three Worlds of Welfare Capitalism</w:t>
      </w:r>
      <w:r w:rsidRPr="00112A31">
        <w:rPr>
          <w:noProof/>
          <w:sz w:val="20"/>
          <w:szCs w:val="20"/>
        </w:rPr>
        <w:t>. Princeton University Press.</w:t>
      </w:r>
    </w:p>
    <w:p w14:paraId="2532CD73"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Evans, Peter. 1995. </w:t>
      </w:r>
      <w:r w:rsidRPr="00112A31">
        <w:rPr>
          <w:i/>
          <w:iCs/>
          <w:noProof/>
          <w:sz w:val="20"/>
          <w:szCs w:val="20"/>
        </w:rPr>
        <w:t>Embedded Autonomy: States and Industrial Transformation</w:t>
      </w:r>
      <w:r w:rsidRPr="00112A31">
        <w:rPr>
          <w:noProof/>
          <w:sz w:val="20"/>
          <w:szCs w:val="20"/>
        </w:rPr>
        <w:t>. Princeton: Princeton University Press.</w:t>
      </w:r>
    </w:p>
    <w:p w14:paraId="29007165"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Fearon, James D. 2003. “Ethnic and Cultural Diversity by Country.” </w:t>
      </w:r>
      <w:r w:rsidRPr="00112A31">
        <w:rPr>
          <w:i/>
          <w:iCs/>
          <w:noProof/>
          <w:sz w:val="20"/>
          <w:szCs w:val="20"/>
        </w:rPr>
        <w:t>Journal of Economic Growth</w:t>
      </w:r>
      <w:r w:rsidRPr="00112A31">
        <w:rPr>
          <w:noProof/>
          <w:sz w:val="20"/>
          <w:szCs w:val="20"/>
        </w:rPr>
        <w:t xml:space="preserve"> 8(2):195–222.</w:t>
      </w:r>
    </w:p>
    <w:p w14:paraId="110B0783"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Firebaugh, Glenn and Brian Goesling. 2004. “Accounting for the Recent Decline in Income Inequality.” 110(2):283–312.</w:t>
      </w:r>
    </w:p>
    <w:p w14:paraId="6F2BDB91"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Guillot, Gilles and Francois Rousset. 2013. “Dismantling the Mantel Tests.” </w:t>
      </w:r>
      <w:r w:rsidRPr="00112A31">
        <w:rPr>
          <w:i/>
          <w:iCs/>
          <w:noProof/>
          <w:sz w:val="20"/>
          <w:szCs w:val="20"/>
        </w:rPr>
        <w:t>Methods in Ecology and Evolution</w:t>
      </w:r>
      <w:r w:rsidRPr="00112A31">
        <w:rPr>
          <w:noProof/>
          <w:sz w:val="20"/>
          <w:szCs w:val="20"/>
        </w:rPr>
        <w:t xml:space="preserve"> 4(4):336–44.</w:t>
      </w:r>
    </w:p>
    <w:p w14:paraId="0093459D"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Harris, Steven. 2006. “Networks of Travel, Correspondence, and Exchange.” in </w:t>
      </w:r>
      <w:r w:rsidRPr="00112A31">
        <w:rPr>
          <w:i/>
          <w:iCs/>
          <w:noProof/>
          <w:sz w:val="20"/>
          <w:szCs w:val="20"/>
        </w:rPr>
        <w:t>The Cambridge History of Science, Volume 3: Early Modern Science</w:t>
      </w:r>
      <w:r w:rsidRPr="00112A31">
        <w:rPr>
          <w:noProof/>
          <w:sz w:val="20"/>
          <w:szCs w:val="20"/>
        </w:rPr>
        <w:t>, edited by K. Park and L. Daston. Cambridge, UK: Cambridge University Press.</w:t>
      </w:r>
    </w:p>
    <w:p w14:paraId="2CE235EF"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Hibbs, Douglas a and Ola Olsson. 2004. “Geography, Biogeography, and Why Some Countries Are Rich and Others Are Poor.” </w:t>
      </w:r>
      <w:r w:rsidRPr="00112A31">
        <w:rPr>
          <w:i/>
          <w:iCs/>
          <w:noProof/>
          <w:sz w:val="20"/>
          <w:szCs w:val="20"/>
        </w:rPr>
        <w:t>Proceedings of the National Academy of Sciences of the United States of America</w:t>
      </w:r>
      <w:r w:rsidRPr="00112A31">
        <w:rPr>
          <w:noProof/>
          <w:sz w:val="20"/>
          <w:szCs w:val="20"/>
        </w:rPr>
        <w:t xml:space="preserve"> 101(10):3715–20.</w:t>
      </w:r>
    </w:p>
    <w:p w14:paraId="7D3BD781"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Jaccard, Paul. 1912. “The Distribution of the Flora in the Alpine Zone.” </w:t>
      </w:r>
      <w:r w:rsidRPr="00112A31">
        <w:rPr>
          <w:i/>
          <w:iCs/>
          <w:noProof/>
          <w:sz w:val="20"/>
          <w:szCs w:val="20"/>
        </w:rPr>
        <w:t>New Phytologist</w:t>
      </w:r>
      <w:r w:rsidRPr="00112A31">
        <w:rPr>
          <w:noProof/>
          <w:sz w:val="20"/>
          <w:szCs w:val="20"/>
        </w:rPr>
        <w:t xml:space="preserve"> 11(2):37–50.</w:t>
      </w:r>
    </w:p>
    <w:p w14:paraId="7BC778B7"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Kaufman, Jason and Orlando Patterson. 2005. “Cross-National Cultural Diffusion: The Global Spread of Cricket.” </w:t>
      </w:r>
      <w:r w:rsidRPr="00112A31">
        <w:rPr>
          <w:i/>
          <w:iCs/>
          <w:noProof/>
          <w:sz w:val="20"/>
          <w:szCs w:val="20"/>
        </w:rPr>
        <w:t>American Sociological Review</w:t>
      </w:r>
      <w:r w:rsidRPr="00112A31">
        <w:rPr>
          <w:noProof/>
          <w:sz w:val="20"/>
          <w:szCs w:val="20"/>
        </w:rPr>
        <w:t xml:space="preserve"> 70(1):82–110.</w:t>
      </w:r>
    </w:p>
    <w:p w14:paraId="2E6F0F06"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Kaufman, Robert R. 1990. “How Societies Change Developmental Models or Keep Them: Reflections on the Latin American Experience in the 1930s and the Postwar World.” in </w:t>
      </w:r>
      <w:r w:rsidRPr="00112A31">
        <w:rPr>
          <w:i/>
          <w:iCs/>
          <w:noProof/>
          <w:sz w:val="20"/>
          <w:szCs w:val="20"/>
        </w:rPr>
        <w:t>Manufacturing Miracles: Paths of Industrialization in Latin America and East Asia</w:t>
      </w:r>
      <w:r w:rsidRPr="00112A31">
        <w:rPr>
          <w:noProof/>
          <w:sz w:val="20"/>
          <w:szCs w:val="20"/>
        </w:rPr>
        <w:t>, edited by G. Gereffi and D. Wyman. Princeton: Princeton University Press.</w:t>
      </w:r>
    </w:p>
    <w:p w14:paraId="75A02D79"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Keller, Wolfgang. 2004. “International Technology Diffusion.” </w:t>
      </w:r>
      <w:r w:rsidRPr="00112A31">
        <w:rPr>
          <w:i/>
          <w:iCs/>
          <w:noProof/>
          <w:sz w:val="20"/>
          <w:szCs w:val="20"/>
        </w:rPr>
        <w:t>Journal of Economic Literature</w:t>
      </w:r>
      <w:r w:rsidRPr="00112A31">
        <w:rPr>
          <w:noProof/>
          <w:sz w:val="20"/>
          <w:szCs w:val="20"/>
        </w:rPr>
        <w:t xml:space="preserve"> 42(3):752–82.</w:t>
      </w:r>
    </w:p>
    <w:p w14:paraId="1CFD6210"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Kohli, Atul. 2004. </w:t>
      </w:r>
      <w:r w:rsidRPr="00112A31">
        <w:rPr>
          <w:i/>
          <w:iCs/>
          <w:noProof/>
          <w:sz w:val="20"/>
          <w:szCs w:val="20"/>
        </w:rPr>
        <w:t>State-Directed Development: Political Power and Industrialization in the Global Periphery</w:t>
      </w:r>
      <w:r w:rsidRPr="00112A31">
        <w:rPr>
          <w:noProof/>
          <w:sz w:val="20"/>
          <w:szCs w:val="20"/>
        </w:rPr>
        <w:t>. Cambridge and New York: Cambridge University Press.</w:t>
      </w:r>
    </w:p>
    <w:p w14:paraId="3FA7B0E4"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Lange, Matthew K. 2004. “British Colonial Legacies and Political Development.” </w:t>
      </w:r>
      <w:r w:rsidRPr="00112A31">
        <w:rPr>
          <w:i/>
          <w:iCs/>
          <w:noProof/>
          <w:sz w:val="20"/>
          <w:szCs w:val="20"/>
        </w:rPr>
        <w:t>World Development</w:t>
      </w:r>
      <w:r w:rsidRPr="00112A31">
        <w:rPr>
          <w:noProof/>
          <w:sz w:val="20"/>
          <w:szCs w:val="20"/>
        </w:rPr>
        <w:t xml:space="preserve"> 32(6):905–22.</w:t>
      </w:r>
    </w:p>
    <w:p w14:paraId="1F39F3B2"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Lange, Matthew, James Mahoney, and M. Vom Hau. 2006. “Colonialism and Development: A Comparative Analysis of Spanish and British Colonies.” </w:t>
      </w:r>
      <w:r w:rsidRPr="00112A31">
        <w:rPr>
          <w:i/>
          <w:iCs/>
          <w:noProof/>
          <w:sz w:val="20"/>
          <w:szCs w:val="20"/>
        </w:rPr>
        <w:t>American Journal of Sociology</w:t>
      </w:r>
      <w:r w:rsidRPr="00112A31">
        <w:rPr>
          <w:noProof/>
          <w:sz w:val="20"/>
          <w:szCs w:val="20"/>
        </w:rPr>
        <w:t xml:space="preserve"> 111(5):1412–62.</w:t>
      </w:r>
    </w:p>
    <w:p w14:paraId="0D46B77A"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Legendre, P. 1993. “Spatial Autocorrelation Trouble or New Paradigm?” </w:t>
      </w:r>
      <w:r w:rsidRPr="00112A31">
        <w:rPr>
          <w:i/>
          <w:iCs/>
          <w:noProof/>
          <w:sz w:val="20"/>
          <w:szCs w:val="20"/>
        </w:rPr>
        <w:t>Ecology</w:t>
      </w:r>
      <w:r w:rsidRPr="00112A31">
        <w:rPr>
          <w:noProof/>
          <w:sz w:val="20"/>
          <w:szCs w:val="20"/>
        </w:rPr>
        <w:t xml:space="preserve"> 74(6):1659–73.</w:t>
      </w:r>
    </w:p>
    <w:p w14:paraId="6CF9858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Legendre, Pierre, Marie-Josée Fortin, and Daniel Borcard. 2015. “Should the Mantel Test Be Used in Spatial Analysis?” </w:t>
      </w:r>
      <w:r w:rsidRPr="00112A31">
        <w:rPr>
          <w:i/>
          <w:iCs/>
          <w:noProof/>
          <w:sz w:val="20"/>
          <w:szCs w:val="20"/>
        </w:rPr>
        <w:t>Methods in Ecology and Evolution</w:t>
      </w:r>
      <w:r w:rsidRPr="00112A31">
        <w:rPr>
          <w:noProof/>
          <w:sz w:val="20"/>
          <w:szCs w:val="20"/>
        </w:rPr>
        <w:t xml:space="preserve"> 6(11):1239–47.</w:t>
      </w:r>
    </w:p>
    <w:p w14:paraId="3B85884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Mankiw, N. Gregory, David Romer, and David N. Weil. 1992. “A Contribution to the Empirics of Economic Growth.” </w:t>
      </w:r>
      <w:r w:rsidRPr="00112A31">
        <w:rPr>
          <w:i/>
          <w:iCs/>
          <w:noProof/>
          <w:sz w:val="20"/>
          <w:szCs w:val="20"/>
        </w:rPr>
        <w:t>Quarterly Journal of Economics</w:t>
      </w:r>
      <w:r w:rsidRPr="00112A31">
        <w:rPr>
          <w:noProof/>
          <w:sz w:val="20"/>
          <w:szCs w:val="20"/>
        </w:rPr>
        <w:t xml:space="preserve"> 107(2):407–37.</w:t>
      </w:r>
    </w:p>
    <w:p w14:paraId="0CCAEB96"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Mantel, Nathan. 1967. “The Detection of Disease Clustering and a Generalized Regression Approach.” </w:t>
      </w:r>
      <w:r w:rsidRPr="00112A31">
        <w:rPr>
          <w:i/>
          <w:iCs/>
          <w:noProof/>
          <w:sz w:val="20"/>
          <w:szCs w:val="20"/>
        </w:rPr>
        <w:t>Cancer Research</w:t>
      </w:r>
      <w:r w:rsidRPr="00112A31">
        <w:rPr>
          <w:noProof/>
          <w:sz w:val="20"/>
          <w:szCs w:val="20"/>
        </w:rPr>
        <w:t xml:space="preserve"> 27(1):209–20.</w:t>
      </w:r>
    </w:p>
    <w:p w14:paraId="5FBC8566"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1980. “The World Polity and the Authority of the Nation-Sate.” Pp. 109–37 in </w:t>
      </w:r>
      <w:r w:rsidRPr="00112A31">
        <w:rPr>
          <w:i/>
          <w:iCs/>
          <w:noProof/>
          <w:sz w:val="20"/>
          <w:szCs w:val="20"/>
        </w:rPr>
        <w:t>Studies of the Modern World-System</w:t>
      </w:r>
      <w:r w:rsidRPr="00112A31">
        <w:rPr>
          <w:noProof/>
          <w:sz w:val="20"/>
          <w:szCs w:val="20"/>
        </w:rPr>
        <w:t>, edited by A. Bergesen. New York: Academic Press.</w:t>
      </w:r>
    </w:p>
    <w:p w14:paraId="5E5684D3"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John Boli, George M. Thomas, and Francisco O. Ramirez. 1997. “World Society and the Nation-State.” </w:t>
      </w:r>
      <w:r w:rsidRPr="00112A31">
        <w:rPr>
          <w:i/>
          <w:iCs/>
          <w:noProof/>
          <w:sz w:val="20"/>
          <w:szCs w:val="20"/>
        </w:rPr>
        <w:t>American Journal of Sociology</w:t>
      </w:r>
      <w:r w:rsidRPr="00112A31">
        <w:rPr>
          <w:noProof/>
          <w:sz w:val="20"/>
          <w:szCs w:val="20"/>
        </w:rPr>
        <w:t xml:space="preserve"> 103(1):144–81.</w:t>
      </w:r>
    </w:p>
    <w:p w14:paraId="38328CA3"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Meyer, John W., John Boli-Bennett, and Christopher Chase-Dunn. 1975. “Convergence and Divergence in Development.” </w:t>
      </w:r>
      <w:r w:rsidRPr="00112A31">
        <w:rPr>
          <w:i/>
          <w:iCs/>
          <w:noProof/>
          <w:sz w:val="20"/>
          <w:szCs w:val="20"/>
        </w:rPr>
        <w:t>Annual Review of Sociology</w:t>
      </w:r>
      <w:r w:rsidRPr="00112A31">
        <w:rPr>
          <w:noProof/>
          <w:sz w:val="20"/>
          <w:szCs w:val="20"/>
        </w:rPr>
        <w:t xml:space="preserve"> 1(1):223–46.</w:t>
      </w:r>
    </w:p>
    <w:p w14:paraId="064A17F8"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Milanovic, Branko. 2005. </w:t>
      </w:r>
      <w:r w:rsidRPr="00112A31">
        <w:rPr>
          <w:i/>
          <w:iCs/>
          <w:noProof/>
          <w:sz w:val="20"/>
          <w:szCs w:val="20"/>
        </w:rPr>
        <w:t>World Apart: Measuring International and Global Inequality</w:t>
      </w:r>
      <w:r w:rsidRPr="00112A31">
        <w:rPr>
          <w:noProof/>
          <w:sz w:val="20"/>
          <w:szCs w:val="20"/>
        </w:rPr>
        <w:t>. Princeton and Oxford: Princeton University Press.</w:t>
      </w:r>
    </w:p>
    <w:p w14:paraId="638634E5"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Piketty, Thomas. 2013. </w:t>
      </w:r>
      <w:r w:rsidRPr="00112A31">
        <w:rPr>
          <w:i/>
          <w:iCs/>
          <w:noProof/>
          <w:sz w:val="20"/>
          <w:szCs w:val="20"/>
        </w:rPr>
        <w:t>Capital in the Twenty-First Century</w:t>
      </w:r>
      <w:r w:rsidRPr="00112A31">
        <w:rPr>
          <w:noProof/>
          <w:sz w:val="20"/>
          <w:szCs w:val="20"/>
        </w:rPr>
        <w:t>. Cambridge, MA and London: Harvard University Press.</w:t>
      </w:r>
    </w:p>
    <w:p w14:paraId="2EA8310D"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Putterman, Louis and David N. Weil. 2010. “Post-1500 Population Flows and the Long-Run Determinants of Economic Growth and Inequality.” </w:t>
      </w:r>
      <w:r w:rsidRPr="00112A31">
        <w:rPr>
          <w:i/>
          <w:iCs/>
          <w:noProof/>
          <w:sz w:val="20"/>
          <w:szCs w:val="20"/>
        </w:rPr>
        <w:t>The Quarterly Journal of Economics</w:t>
      </w:r>
      <w:r w:rsidRPr="00112A31">
        <w:rPr>
          <w:noProof/>
          <w:sz w:val="20"/>
          <w:szCs w:val="20"/>
        </w:rPr>
        <w:t xml:space="preserve"> 125(4):1627–82.</w:t>
      </w:r>
    </w:p>
    <w:p w14:paraId="056E7CD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Ravallion, Martin. 2014. “Income Inequality in the Developing World.” 851:851–55.</w:t>
      </w:r>
    </w:p>
    <w:p w14:paraId="7AB90C83"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Sandbrook, Richard, Marc Edelman, Patrick Heller, and Judith Teichman. 2007. </w:t>
      </w:r>
      <w:r w:rsidRPr="00112A31">
        <w:rPr>
          <w:i/>
          <w:iCs/>
          <w:noProof/>
          <w:sz w:val="20"/>
          <w:szCs w:val="20"/>
        </w:rPr>
        <w:t>Social Democracy in the Global Periphery: Origins, Challenges, Prospects</w:t>
      </w:r>
      <w:r w:rsidRPr="00112A31">
        <w:rPr>
          <w:noProof/>
          <w:sz w:val="20"/>
          <w:szCs w:val="20"/>
        </w:rPr>
        <w:t>.</w:t>
      </w:r>
    </w:p>
    <w:p w14:paraId="282202D0"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Saxonhouse, Gary. 1974. “A Tale of Japanese Technological Diffusion in the Meiji Period.” </w:t>
      </w:r>
      <w:r w:rsidRPr="00112A31">
        <w:rPr>
          <w:i/>
          <w:iCs/>
          <w:noProof/>
          <w:sz w:val="20"/>
          <w:szCs w:val="20"/>
        </w:rPr>
        <w:t>The Journal of Economic History</w:t>
      </w:r>
      <w:r w:rsidRPr="00112A31">
        <w:rPr>
          <w:noProof/>
          <w:sz w:val="20"/>
          <w:szCs w:val="20"/>
        </w:rPr>
        <w:t xml:space="preserve"> 34(1):149–65.</w:t>
      </w:r>
    </w:p>
    <w:p w14:paraId="3BD2BDE7"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Simons, G. F. and Jr Gordon  R.G. 2006. “Ethnologue.” Pp. 250–53 in </w:t>
      </w:r>
      <w:r w:rsidRPr="00112A31">
        <w:rPr>
          <w:i/>
          <w:iCs/>
          <w:noProof/>
          <w:sz w:val="20"/>
          <w:szCs w:val="20"/>
        </w:rPr>
        <w:t>Encyclopedia of Language &amp; Linguistics</w:t>
      </w:r>
      <w:r w:rsidRPr="00112A31">
        <w:rPr>
          <w:noProof/>
          <w:sz w:val="20"/>
          <w:szCs w:val="20"/>
        </w:rPr>
        <w:t>.</w:t>
      </w:r>
    </w:p>
    <w:p w14:paraId="1ECC26A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Sokal, R. R. 1979. “Testing Statistical Significance of Geographic Variation Patterns.” </w:t>
      </w:r>
      <w:r w:rsidRPr="00112A31">
        <w:rPr>
          <w:i/>
          <w:iCs/>
          <w:noProof/>
          <w:sz w:val="20"/>
          <w:szCs w:val="20"/>
        </w:rPr>
        <w:t>Systematic Bzoology</w:t>
      </w:r>
      <w:r w:rsidRPr="00112A31">
        <w:rPr>
          <w:noProof/>
          <w:sz w:val="20"/>
          <w:szCs w:val="20"/>
        </w:rPr>
        <w:t xml:space="preserve"> 28(2):227–32.</w:t>
      </w:r>
    </w:p>
    <w:p w14:paraId="18F499EF"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Solow, R. M. 1956. “A Contribution to the Theory of Economic Growth.” </w:t>
      </w:r>
      <w:r w:rsidRPr="00112A31">
        <w:rPr>
          <w:i/>
          <w:iCs/>
          <w:noProof/>
          <w:sz w:val="20"/>
          <w:szCs w:val="20"/>
        </w:rPr>
        <w:t>The Quarterly Journal of Economics</w:t>
      </w:r>
      <w:r w:rsidRPr="00112A31">
        <w:rPr>
          <w:noProof/>
          <w:sz w:val="20"/>
          <w:szCs w:val="20"/>
        </w:rPr>
        <w:t xml:space="preserve"> 70(1):65–94.</w:t>
      </w:r>
    </w:p>
    <w:p w14:paraId="7AC22C8E"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Spolaore, Enrico and Romain Wacziarg. 2009. “The Diffusion of Development.” </w:t>
      </w:r>
      <w:r w:rsidRPr="00112A31">
        <w:rPr>
          <w:i/>
          <w:iCs/>
          <w:noProof/>
          <w:sz w:val="20"/>
          <w:szCs w:val="20"/>
        </w:rPr>
        <w:t>Quarterly Journal of Economics</w:t>
      </w:r>
      <w:r w:rsidRPr="00112A31">
        <w:rPr>
          <w:noProof/>
          <w:sz w:val="20"/>
          <w:szCs w:val="20"/>
        </w:rPr>
        <w:t xml:space="preserve"> 124(2):469–529.</w:t>
      </w:r>
    </w:p>
    <w:p w14:paraId="06342F69"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Strang, David and John W. Meyer. 1993. “Institutional Conditions for Diffusion.” </w:t>
      </w:r>
      <w:r w:rsidRPr="00112A31">
        <w:rPr>
          <w:i/>
          <w:iCs/>
          <w:noProof/>
          <w:sz w:val="20"/>
          <w:szCs w:val="20"/>
        </w:rPr>
        <w:t>Theory and Society</w:t>
      </w:r>
      <w:r w:rsidRPr="00112A31">
        <w:rPr>
          <w:noProof/>
          <w:sz w:val="20"/>
          <w:szCs w:val="20"/>
        </w:rPr>
        <w:t xml:space="preserve"> 22(4):487–511.</w:t>
      </w:r>
    </w:p>
    <w:p w14:paraId="1B0B914F"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Tilly, Charles. 1990. </w:t>
      </w:r>
      <w:r w:rsidRPr="00112A31">
        <w:rPr>
          <w:i/>
          <w:iCs/>
          <w:noProof/>
          <w:sz w:val="20"/>
          <w:szCs w:val="20"/>
        </w:rPr>
        <w:t>Coercion, Capital, and European States, AD 990-1992</w:t>
      </w:r>
      <w:r w:rsidRPr="00112A31">
        <w:rPr>
          <w:noProof/>
          <w:sz w:val="20"/>
          <w:szCs w:val="20"/>
        </w:rPr>
        <w:t>. Cambridge, MA: Basil Blackwell.</w:t>
      </w:r>
    </w:p>
    <w:p w14:paraId="25D24616"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Wallerstein, Immanuel. 1974. </w:t>
      </w:r>
      <w:r w:rsidRPr="00112A31">
        <w:rPr>
          <w:i/>
          <w:iCs/>
          <w:noProof/>
          <w:sz w:val="20"/>
          <w:szCs w:val="20"/>
        </w:rPr>
        <w:t>The Modern World-System I: Capitalist Agriculture and the Origins of the European World-Economy in the Sixteenth Century</w:t>
      </w:r>
      <w:r w:rsidRPr="00112A31">
        <w:rPr>
          <w:noProof/>
          <w:sz w:val="20"/>
          <w:szCs w:val="20"/>
        </w:rPr>
        <w:t>. New York and London: Academic Press.</w:t>
      </w:r>
    </w:p>
    <w:p w14:paraId="0ED79149"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Wejnert, Barbara. 2005. “Diffusion, Development, and Democracy, 1800–1999.” </w:t>
      </w:r>
      <w:r w:rsidRPr="00112A31">
        <w:rPr>
          <w:i/>
          <w:iCs/>
          <w:noProof/>
          <w:sz w:val="20"/>
          <w:szCs w:val="20"/>
        </w:rPr>
        <w:t>American Sociological Review</w:t>
      </w:r>
      <w:r w:rsidRPr="00112A31">
        <w:rPr>
          <w:noProof/>
          <w:sz w:val="20"/>
          <w:szCs w:val="20"/>
        </w:rPr>
        <w:t xml:space="preserve"> 70(2):53–81.</w:t>
      </w:r>
    </w:p>
    <w:p w14:paraId="7EED6872"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Weyland, Kurt. 2005. “Theories of Policy Diffusion: Lessons from Latin American Pension Reform.” </w:t>
      </w:r>
      <w:r w:rsidRPr="00112A31">
        <w:rPr>
          <w:i/>
          <w:iCs/>
          <w:noProof/>
          <w:sz w:val="20"/>
          <w:szCs w:val="20"/>
        </w:rPr>
        <w:t>World Politics</w:t>
      </w:r>
      <w:r w:rsidRPr="00112A31">
        <w:rPr>
          <w:noProof/>
          <w:sz w:val="20"/>
          <w:szCs w:val="20"/>
        </w:rPr>
        <w:t xml:space="preserve"> 57(02):262–95.</w:t>
      </w:r>
    </w:p>
    <w:p w14:paraId="74CCCFD4"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Weyland, Kurt. 2012. “Diffusion Waves in European Democratization: The Impact of Organizational Development.” </w:t>
      </w:r>
      <w:r w:rsidRPr="00112A31">
        <w:rPr>
          <w:i/>
          <w:iCs/>
          <w:noProof/>
          <w:sz w:val="20"/>
          <w:szCs w:val="20"/>
        </w:rPr>
        <w:t>Comparative Politics</w:t>
      </w:r>
      <w:r w:rsidRPr="00112A31">
        <w:rPr>
          <w:noProof/>
          <w:sz w:val="20"/>
          <w:szCs w:val="20"/>
        </w:rPr>
        <w:t xml:space="preserve"> 45:25–45.</w:t>
      </w:r>
    </w:p>
    <w:p w14:paraId="704DDFF0" w14:textId="77777777" w:rsidR="00112A31" w:rsidRPr="00112A31" w:rsidRDefault="00112A31" w:rsidP="004A4767">
      <w:pPr>
        <w:widowControl w:val="0"/>
        <w:tabs>
          <w:tab w:val="left" w:pos="1530"/>
        </w:tabs>
        <w:autoSpaceDE w:val="0"/>
        <w:autoSpaceDN w:val="0"/>
        <w:adjustRightInd w:val="0"/>
        <w:ind w:left="480" w:hanging="480"/>
        <w:jc w:val="both"/>
        <w:rPr>
          <w:noProof/>
          <w:sz w:val="20"/>
          <w:szCs w:val="20"/>
        </w:rPr>
      </w:pPr>
      <w:r w:rsidRPr="00112A31">
        <w:rPr>
          <w:noProof/>
          <w:sz w:val="20"/>
          <w:szCs w:val="20"/>
        </w:rPr>
        <w:t xml:space="preserve">World Bank. 2005. </w:t>
      </w:r>
      <w:r w:rsidRPr="00112A31">
        <w:rPr>
          <w:i/>
          <w:iCs/>
          <w:noProof/>
          <w:sz w:val="20"/>
          <w:szCs w:val="20"/>
        </w:rPr>
        <w:t>Economic Growth in the 1990s: Learning From a Decade of Reform</w:t>
      </w:r>
      <w:r w:rsidRPr="00112A31">
        <w:rPr>
          <w:noProof/>
          <w:sz w:val="20"/>
          <w:szCs w:val="20"/>
        </w:rPr>
        <w:t>. Washington, DC: World Bank.</w:t>
      </w:r>
    </w:p>
    <w:p w14:paraId="7694F7FD" w14:textId="77777777" w:rsidR="00112A31" w:rsidRPr="00112A31" w:rsidRDefault="00112A31" w:rsidP="004A4767">
      <w:pPr>
        <w:tabs>
          <w:tab w:val="left" w:pos="1530"/>
        </w:tabs>
        <w:jc w:val="both"/>
        <w:rPr>
          <w:sz w:val="20"/>
          <w:szCs w:val="20"/>
        </w:rPr>
      </w:pPr>
      <w:r w:rsidRPr="00112A31">
        <w:rPr>
          <w:sz w:val="20"/>
          <w:szCs w:val="20"/>
        </w:rPr>
        <w:fldChar w:fldCharType="end"/>
      </w:r>
    </w:p>
    <w:p w14:paraId="4BFAA437" w14:textId="77777777" w:rsidR="00AB4CAA" w:rsidRPr="00112A31" w:rsidRDefault="00AB4CAA" w:rsidP="004A4767">
      <w:pPr>
        <w:tabs>
          <w:tab w:val="left" w:pos="1530"/>
        </w:tabs>
        <w:jc w:val="both"/>
        <w:rPr>
          <w:sz w:val="20"/>
          <w:szCs w:val="20"/>
        </w:rPr>
      </w:pPr>
    </w:p>
    <w:p w14:paraId="697A9CD5" w14:textId="77777777" w:rsidR="00AB4CAA" w:rsidRPr="00112A31" w:rsidRDefault="00AB4CAA" w:rsidP="004A4767">
      <w:pPr>
        <w:tabs>
          <w:tab w:val="left" w:pos="1530"/>
        </w:tabs>
        <w:jc w:val="both"/>
        <w:rPr>
          <w:sz w:val="20"/>
          <w:szCs w:val="20"/>
        </w:rPr>
      </w:pPr>
    </w:p>
    <w:p w14:paraId="1FDF82D4" w14:textId="77777777" w:rsidR="00AB4CAA" w:rsidRPr="00112A31" w:rsidRDefault="00AB4CAA" w:rsidP="004A4767">
      <w:pPr>
        <w:tabs>
          <w:tab w:val="left" w:pos="1530"/>
        </w:tabs>
        <w:jc w:val="both"/>
        <w:rPr>
          <w:sz w:val="20"/>
          <w:szCs w:val="20"/>
        </w:rPr>
      </w:pPr>
    </w:p>
    <w:p w14:paraId="5CAAC49F" w14:textId="77777777" w:rsidR="00AB4CAA" w:rsidRPr="00112A31" w:rsidRDefault="00AB4CAA" w:rsidP="004A4767">
      <w:pPr>
        <w:tabs>
          <w:tab w:val="left" w:pos="1530"/>
        </w:tabs>
        <w:jc w:val="both"/>
        <w:rPr>
          <w:sz w:val="20"/>
          <w:szCs w:val="20"/>
        </w:rPr>
      </w:pPr>
    </w:p>
    <w:p w14:paraId="1E45FE27" w14:textId="77777777" w:rsidR="00AB4CAA" w:rsidRPr="00112A31" w:rsidRDefault="00AB4CAA" w:rsidP="004A4767">
      <w:pPr>
        <w:tabs>
          <w:tab w:val="left" w:pos="1530"/>
        </w:tabs>
        <w:jc w:val="both"/>
        <w:rPr>
          <w:sz w:val="20"/>
          <w:szCs w:val="20"/>
        </w:rPr>
      </w:pPr>
    </w:p>
    <w:p w14:paraId="7E33D157" w14:textId="77777777" w:rsidR="00AB4CAA" w:rsidRPr="00112A31" w:rsidRDefault="00AB4CAA" w:rsidP="004A4767">
      <w:pPr>
        <w:tabs>
          <w:tab w:val="left" w:pos="1530"/>
        </w:tabs>
        <w:jc w:val="both"/>
        <w:rPr>
          <w:sz w:val="20"/>
          <w:szCs w:val="20"/>
        </w:rPr>
      </w:pPr>
    </w:p>
    <w:p w14:paraId="24F2F922" w14:textId="77777777" w:rsidR="00AB4CAA" w:rsidRPr="00112A31" w:rsidRDefault="00AB4CAA" w:rsidP="004A4767">
      <w:pPr>
        <w:tabs>
          <w:tab w:val="left" w:pos="1530"/>
        </w:tabs>
        <w:jc w:val="both"/>
        <w:rPr>
          <w:sz w:val="20"/>
          <w:szCs w:val="20"/>
        </w:rPr>
      </w:pPr>
    </w:p>
    <w:p w14:paraId="184C5104" w14:textId="77777777" w:rsidR="00AB4CAA" w:rsidRPr="00112A31" w:rsidRDefault="00AB4CAA" w:rsidP="004A4767">
      <w:pPr>
        <w:tabs>
          <w:tab w:val="left" w:pos="1530"/>
        </w:tabs>
        <w:jc w:val="both"/>
        <w:rPr>
          <w:sz w:val="20"/>
          <w:szCs w:val="20"/>
        </w:rPr>
      </w:pPr>
    </w:p>
    <w:p w14:paraId="42CCBAC1" w14:textId="77777777" w:rsidR="00AB4CAA" w:rsidRPr="00112A31" w:rsidRDefault="00AB4CAA" w:rsidP="004A4767">
      <w:pPr>
        <w:tabs>
          <w:tab w:val="left" w:pos="1530"/>
        </w:tabs>
        <w:jc w:val="both"/>
        <w:rPr>
          <w:sz w:val="20"/>
          <w:szCs w:val="20"/>
        </w:rPr>
      </w:pPr>
    </w:p>
    <w:p w14:paraId="43254FB6" w14:textId="77777777" w:rsidR="00AB4CAA" w:rsidRPr="00112A31" w:rsidRDefault="00AB4CAA" w:rsidP="004A4767">
      <w:pPr>
        <w:tabs>
          <w:tab w:val="left" w:pos="1530"/>
        </w:tabs>
        <w:jc w:val="both"/>
        <w:rPr>
          <w:sz w:val="20"/>
          <w:szCs w:val="20"/>
        </w:rPr>
      </w:pPr>
    </w:p>
    <w:p w14:paraId="096FCB8B" w14:textId="77777777" w:rsidR="00AB4CAA" w:rsidRPr="00112A31" w:rsidRDefault="00AB4CAA" w:rsidP="004A4767">
      <w:pPr>
        <w:tabs>
          <w:tab w:val="left" w:pos="1530"/>
        </w:tabs>
        <w:jc w:val="both"/>
        <w:rPr>
          <w:sz w:val="20"/>
          <w:szCs w:val="20"/>
        </w:rPr>
      </w:pPr>
    </w:p>
    <w:p w14:paraId="20E03F7B" w14:textId="77777777" w:rsidR="00AB4CAA" w:rsidRPr="00112A31" w:rsidRDefault="00AB4CAA" w:rsidP="004A4767">
      <w:pPr>
        <w:tabs>
          <w:tab w:val="left" w:pos="1530"/>
        </w:tabs>
        <w:jc w:val="both"/>
        <w:rPr>
          <w:sz w:val="20"/>
          <w:szCs w:val="20"/>
        </w:rPr>
      </w:pPr>
    </w:p>
    <w:p w14:paraId="55F01D0F" w14:textId="77777777" w:rsidR="00AB4CAA" w:rsidRPr="00112A31" w:rsidRDefault="00AB4CAA" w:rsidP="004A4767">
      <w:pPr>
        <w:tabs>
          <w:tab w:val="left" w:pos="1530"/>
        </w:tabs>
        <w:jc w:val="both"/>
        <w:rPr>
          <w:sz w:val="20"/>
          <w:szCs w:val="20"/>
        </w:rPr>
      </w:pPr>
    </w:p>
    <w:p w14:paraId="7797BE4F" w14:textId="77777777" w:rsidR="00AB4CAA" w:rsidRPr="00112A31" w:rsidRDefault="00AB4CAA" w:rsidP="004A4767">
      <w:pPr>
        <w:tabs>
          <w:tab w:val="left" w:pos="1530"/>
        </w:tabs>
        <w:jc w:val="both"/>
        <w:rPr>
          <w:sz w:val="20"/>
          <w:szCs w:val="20"/>
        </w:rPr>
      </w:pPr>
    </w:p>
    <w:p w14:paraId="136CD231" w14:textId="77777777" w:rsidR="00AB4CAA" w:rsidRPr="00112A31" w:rsidRDefault="00AB4CAA" w:rsidP="004A4767">
      <w:pPr>
        <w:tabs>
          <w:tab w:val="left" w:pos="1530"/>
        </w:tabs>
        <w:jc w:val="both"/>
        <w:rPr>
          <w:sz w:val="20"/>
          <w:szCs w:val="20"/>
        </w:rPr>
      </w:pPr>
    </w:p>
    <w:p w14:paraId="50C84E15" w14:textId="77777777" w:rsidR="00AB4CAA" w:rsidRPr="00112A31" w:rsidRDefault="00AB4CAA" w:rsidP="004A4767">
      <w:pPr>
        <w:tabs>
          <w:tab w:val="left" w:pos="1530"/>
        </w:tabs>
        <w:jc w:val="both"/>
        <w:rPr>
          <w:sz w:val="20"/>
          <w:szCs w:val="20"/>
        </w:rPr>
      </w:pPr>
    </w:p>
    <w:p w14:paraId="2F6862E2" w14:textId="77777777" w:rsidR="00AB4CAA" w:rsidRPr="00112A31" w:rsidRDefault="00AB4CAA" w:rsidP="004A4767">
      <w:pPr>
        <w:tabs>
          <w:tab w:val="left" w:pos="1530"/>
        </w:tabs>
        <w:jc w:val="both"/>
        <w:rPr>
          <w:sz w:val="20"/>
          <w:szCs w:val="20"/>
        </w:rPr>
      </w:pPr>
    </w:p>
    <w:p w14:paraId="52A6371E" w14:textId="77777777" w:rsidR="00AB4CAA" w:rsidRPr="00112A31" w:rsidRDefault="00AB4CAA" w:rsidP="004A4767">
      <w:pPr>
        <w:tabs>
          <w:tab w:val="left" w:pos="1530"/>
        </w:tabs>
        <w:jc w:val="both"/>
        <w:rPr>
          <w:sz w:val="20"/>
          <w:szCs w:val="20"/>
        </w:rPr>
      </w:pPr>
    </w:p>
    <w:p w14:paraId="4D9D4A85" w14:textId="77777777" w:rsidR="00AB4CAA" w:rsidRPr="00112A31" w:rsidRDefault="00AB4CAA" w:rsidP="004A4767">
      <w:pPr>
        <w:tabs>
          <w:tab w:val="left" w:pos="1530"/>
        </w:tabs>
        <w:jc w:val="both"/>
        <w:rPr>
          <w:sz w:val="20"/>
          <w:szCs w:val="20"/>
        </w:rPr>
      </w:pPr>
    </w:p>
    <w:p w14:paraId="2640BB3E" w14:textId="77777777" w:rsidR="00AB4CAA" w:rsidRPr="00112A31" w:rsidRDefault="00AB4CAA" w:rsidP="004A4767">
      <w:pPr>
        <w:tabs>
          <w:tab w:val="left" w:pos="1530"/>
        </w:tabs>
        <w:jc w:val="both"/>
        <w:rPr>
          <w:sz w:val="20"/>
          <w:szCs w:val="20"/>
        </w:rPr>
      </w:pPr>
    </w:p>
    <w:p w14:paraId="1C5BF4B8" w14:textId="77777777" w:rsidR="00AB4CAA" w:rsidRPr="00112A31" w:rsidRDefault="00AB4CAA" w:rsidP="004A4767">
      <w:pPr>
        <w:tabs>
          <w:tab w:val="left" w:pos="1530"/>
        </w:tabs>
        <w:jc w:val="both"/>
        <w:rPr>
          <w:sz w:val="20"/>
          <w:szCs w:val="20"/>
        </w:rPr>
      </w:pPr>
    </w:p>
    <w:p w14:paraId="0EC7FD5B" w14:textId="77777777" w:rsidR="00AB4CAA" w:rsidRPr="00112A31" w:rsidRDefault="00AB4CAA" w:rsidP="004A4767">
      <w:pPr>
        <w:tabs>
          <w:tab w:val="left" w:pos="1530"/>
        </w:tabs>
        <w:jc w:val="both"/>
        <w:rPr>
          <w:sz w:val="20"/>
          <w:szCs w:val="20"/>
        </w:rPr>
      </w:pPr>
    </w:p>
    <w:p w14:paraId="294F3C9D" w14:textId="77777777" w:rsidR="00AB4CAA" w:rsidRPr="00112A31" w:rsidRDefault="00AB4CAA" w:rsidP="004A4767">
      <w:pPr>
        <w:tabs>
          <w:tab w:val="left" w:pos="1530"/>
        </w:tabs>
        <w:jc w:val="both"/>
        <w:rPr>
          <w:sz w:val="20"/>
          <w:szCs w:val="20"/>
        </w:rPr>
      </w:pPr>
    </w:p>
    <w:p w14:paraId="5FD5217C" w14:textId="77777777" w:rsidR="00AB4CAA" w:rsidRPr="00112A31" w:rsidRDefault="00AB4CAA" w:rsidP="004A4767">
      <w:pPr>
        <w:tabs>
          <w:tab w:val="left" w:pos="1530"/>
        </w:tabs>
        <w:jc w:val="both"/>
        <w:rPr>
          <w:sz w:val="20"/>
          <w:szCs w:val="20"/>
        </w:rPr>
      </w:pPr>
    </w:p>
    <w:p w14:paraId="0E7272B5" w14:textId="77777777" w:rsidR="00AB4CAA" w:rsidRPr="00112A31" w:rsidRDefault="00AB4CAA" w:rsidP="004A4767">
      <w:pPr>
        <w:tabs>
          <w:tab w:val="left" w:pos="1530"/>
        </w:tabs>
        <w:jc w:val="both"/>
        <w:rPr>
          <w:sz w:val="20"/>
          <w:szCs w:val="20"/>
        </w:rPr>
      </w:pPr>
    </w:p>
    <w:p w14:paraId="57A7495E" w14:textId="77777777" w:rsidR="00AB4CAA" w:rsidRPr="00112A31" w:rsidRDefault="00AB4CAA" w:rsidP="004A4767">
      <w:pPr>
        <w:tabs>
          <w:tab w:val="left" w:pos="1530"/>
        </w:tabs>
        <w:jc w:val="both"/>
        <w:rPr>
          <w:sz w:val="20"/>
          <w:szCs w:val="20"/>
        </w:rPr>
      </w:pPr>
    </w:p>
    <w:p w14:paraId="47B67D28" w14:textId="77777777" w:rsidR="00AB4CAA" w:rsidRPr="00112A31" w:rsidRDefault="00AB4CAA" w:rsidP="004A4767">
      <w:pPr>
        <w:tabs>
          <w:tab w:val="left" w:pos="1530"/>
        </w:tabs>
        <w:jc w:val="both"/>
        <w:rPr>
          <w:sz w:val="20"/>
          <w:szCs w:val="20"/>
        </w:rPr>
      </w:pPr>
    </w:p>
    <w:p w14:paraId="3EEC317C" w14:textId="77777777" w:rsidR="00AB4CAA" w:rsidRPr="00112A31" w:rsidRDefault="00AB4CAA" w:rsidP="004A4767">
      <w:pPr>
        <w:tabs>
          <w:tab w:val="left" w:pos="1530"/>
        </w:tabs>
        <w:jc w:val="both"/>
        <w:rPr>
          <w:sz w:val="20"/>
          <w:szCs w:val="20"/>
        </w:rPr>
      </w:pPr>
    </w:p>
    <w:p w14:paraId="0633469B" w14:textId="77777777" w:rsidR="00AB4CAA" w:rsidRPr="00112A31" w:rsidRDefault="00AB4CAA" w:rsidP="004A4767">
      <w:pPr>
        <w:tabs>
          <w:tab w:val="left" w:pos="1530"/>
        </w:tabs>
        <w:jc w:val="both"/>
        <w:rPr>
          <w:sz w:val="20"/>
          <w:szCs w:val="20"/>
        </w:rPr>
      </w:pPr>
    </w:p>
    <w:p w14:paraId="782852A4" w14:textId="77777777" w:rsidR="00AB4CAA" w:rsidRPr="00112A31" w:rsidRDefault="00AB4CAA" w:rsidP="004A4767">
      <w:pPr>
        <w:tabs>
          <w:tab w:val="left" w:pos="1530"/>
        </w:tabs>
        <w:jc w:val="both"/>
        <w:rPr>
          <w:sz w:val="20"/>
          <w:szCs w:val="20"/>
        </w:rPr>
      </w:pPr>
    </w:p>
    <w:p w14:paraId="3DF74F78" w14:textId="77777777" w:rsidR="00E863F5" w:rsidRPr="00112A31" w:rsidRDefault="00E863F5" w:rsidP="004A4767">
      <w:pPr>
        <w:tabs>
          <w:tab w:val="left" w:pos="1530"/>
        </w:tabs>
        <w:jc w:val="both"/>
        <w:rPr>
          <w:sz w:val="20"/>
          <w:szCs w:val="20"/>
        </w:rPr>
      </w:pPr>
    </w:p>
    <w:p w14:paraId="53B08C07" w14:textId="77777777" w:rsidR="00E863F5" w:rsidRPr="00112A31" w:rsidRDefault="00E863F5" w:rsidP="004A4767">
      <w:pPr>
        <w:tabs>
          <w:tab w:val="left" w:pos="1530"/>
        </w:tabs>
        <w:jc w:val="both"/>
        <w:rPr>
          <w:sz w:val="20"/>
          <w:szCs w:val="20"/>
        </w:rPr>
      </w:pPr>
    </w:p>
    <w:sectPr w:rsidR="00E863F5" w:rsidRPr="00112A31" w:rsidSect="00533294">
      <w:type w:val="continuous"/>
      <w:pgSz w:w="12240" w:h="15840"/>
      <w:pgMar w:top="1440" w:right="1440" w:bottom="1440" w:left="1440" w:header="720" w:footer="720" w:gutter="0"/>
      <w:cols w:num="2" w:space="576"/>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alton Conley" w:date="2016-06-08T10:48:00Z" w:initials="DC">
    <w:p w14:paraId="7F87598C" w14:textId="77777777" w:rsidR="009D6802" w:rsidRDefault="009D6802">
      <w:pPr>
        <w:pStyle w:val="CommentText"/>
      </w:pPr>
      <w:r>
        <w:rPr>
          <w:rStyle w:val="CommentReference"/>
        </w:rPr>
        <w:annotationRef/>
      </w:r>
      <w:r>
        <w:t>You don’t use first names elsewhere so should keep consistent</w:t>
      </w:r>
    </w:p>
  </w:comment>
  <w:comment w:id="4" w:author="Dalton Conley" w:date="2016-06-08T10:48:00Z" w:initials="DC">
    <w:p w14:paraId="068344AD" w14:textId="77777777" w:rsidR="009D6802" w:rsidRDefault="009D6802">
      <w:pPr>
        <w:pStyle w:val="CommentText"/>
      </w:pPr>
      <w:r>
        <w:rPr>
          <w:rStyle w:val="CommentReference"/>
        </w:rPr>
        <w:annotationRef/>
      </w:r>
    </w:p>
  </w:comment>
  <w:comment w:id="6" w:author="Dalton Conley" w:date="2016-06-08T10:48:00Z" w:initials="DC">
    <w:p w14:paraId="74EE5B37" w14:textId="77777777" w:rsidR="009D6802" w:rsidRDefault="009D6802">
      <w:pPr>
        <w:pStyle w:val="CommentText"/>
      </w:pPr>
      <w:r>
        <w:rPr>
          <w:rStyle w:val="CommentReference"/>
        </w:rPr>
        <w:annotationRef/>
      </w:r>
      <w:r>
        <w:t>And genetics? It would be strange not to include some discussion of the Spaloare papers here</w:t>
      </w:r>
    </w:p>
  </w:comment>
  <w:comment w:id="7" w:author="Dalton Conley" w:date="2016-06-08T10:49:00Z" w:initials="DC">
    <w:p w14:paraId="772E39EC" w14:textId="77777777" w:rsidR="009D6802" w:rsidRDefault="009D6802">
      <w:pPr>
        <w:pStyle w:val="CommentText"/>
      </w:pPr>
      <w:r>
        <w:rPr>
          <w:rStyle w:val="CommentReference"/>
        </w:rPr>
        <w:annotationRef/>
      </w:r>
      <w:r>
        <w:t>Citations?</w:t>
      </w:r>
    </w:p>
  </w:comment>
  <w:comment w:id="12" w:author="Dalton Conley" w:date="2016-06-08T10:49:00Z" w:initials="DC">
    <w:p w14:paraId="43711722" w14:textId="77777777" w:rsidR="009D6802" w:rsidRDefault="009D6802">
      <w:pPr>
        <w:pStyle w:val="CommentText"/>
      </w:pPr>
      <w:r>
        <w:rPr>
          <w:rStyle w:val="CommentReference"/>
        </w:rPr>
        <w:annotationRef/>
      </w:r>
      <w:r>
        <w:t>Such as? This is pretty abstract. An example would help</w:t>
      </w:r>
    </w:p>
  </w:comment>
  <w:comment w:id="13" w:author="Dalton Conley" w:date="2016-06-08T10:51:00Z" w:initials="DC">
    <w:p w14:paraId="64914BB1" w14:textId="77777777" w:rsidR="009D6802" w:rsidRDefault="009D6802">
      <w:pPr>
        <w:pStyle w:val="CommentText"/>
      </w:pPr>
      <w:r>
        <w:rPr>
          <w:rStyle w:val="CommentReference"/>
        </w:rPr>
        <w:annotationRef/>
      </w:r>
      <w:r>
        <w:t>Do you have a cite to suggest that language is key for diffusion? That is belied by the Liebniz example no?</w:t>
      </w:r>
    </w:p>
  </w:comment>
  <w:comment w:id="18" w:author="Dalton Conley" w:date="2016-06-08T10:50:00Z" w:initials="DC">
    <w:p w14:paraId="3511A50F" w14:textId="77777777" w:rsidR="009D6802" w:rsidRDefault="009D6802">
      <w:pPr>
        <w:pStyle w:val="CommentText"/>
      </w:pPr>
      <w:r>
        <w:rPr>
          <w:rStyle w:val="CommentReference"/>
        </w:rPr>
        <w:annotationRef/>
      </w:r>
      <w:r>
        <w:t>I don’t think it is necessary to alienate all potential reviewers who do regular growth models</w:t>
      </w:r>
    </w:p>
  </w:comment>
  <w:comment w:id="24" w:author="Dalton Conley" w:date="2016-06-08T10:52:00Z" w:initials="DC">
    <w:p w14:paraId="00F60F8A" w14:textId="77777777" w:rsidR="009D6802" w:rsidRDefault="009D6802">
      <w:pPr>
        <w:pStyle w:val="CommentText"/>
      </w:pPr>
      <w:r>
        <w:rPr>
          <w:rStyle w:val="CommentReference"/>
        </w:rPr>
        <w:annotationRef/>
      </w:r>
      <w:r>
        <w:t>Dummies for colonial group in the control model?</w:t>
      </w:r>
    </w:p>
  </w:comment>
  <w:comment w:id="25" w:author="Dalton Conley" w:date="2016-06-08T10:55:00Z" w:initials="DC">
    <w:p w14:paraId="7ABEC180" w14:textId="77777777" w:rsidR="009D6802" w:rsidRDefault="009D6802">
      <w:pPr>
        <w:pStyle w:val="CommentText"/>
      </w:pPr>
      <w:r>
        <w:rPr>
          <w:rStyle w:val="CommentReference"/>
        </w:rPr>
        <w:annotationRef/>
      </w:r>
      <w:r>
        <w:t>Are these the best examples to use since they illustrate the geographic covariance and not the linguistic one? i.e. they are one of the best examples of being different linguistically despite sharing communism and propinquity.</w:t>
      </w:r>
    </w:p>
  </w:comment>
  <w:comment w:id="32" w:author="Dalton Conley" w:date="2016-06-08T10:57:00Z" w:initials="DC">
    <w:p w14:paraId="03123754" w14:textId="77777777" w:rsidR="009D6802" w:rsidRDefault="009D6802">
      <w:pPr>
        <w:pStyle w:val="CommentText"/>
      </w:pPr>
      <w:r>
        <w:rPr>
          <w:rStyle w:val="CommentReference"/>
        </w:rPr>
        <w:annotationRef/>
      </w:r>
      <w:r>
        <w:t>What’s the justification for logging distance? If you are going 10,000 miles another 1,000 is the same as 100 on 1,000?</w:t>
      </w:r>
    </w:p>
  </w:comment>
  <w:comment w:id="33" w:author="Dalton Conley" w:date="2016-06-08T10:57:00Z" w:initials="DC">
    <w:p w14:paraId="6CE138DA" w14:textId="77777777" w:rsidR="009D6802" w:rsidRDefault="009D6802">
      <w:pPr>
        <w:pStyle w:val="CommentText"/>
      </w:pPr>
      <w:r>
        <w:rPr>
          <w:rStyle w:val="CommentReference"/>
        </w:rPr>
        <w:annotationRef/>
      </w:r>
      <w:r>
        <w:t>Drop communist bloc? And/or various colonial groups (at least the british commonwealth)?</w:t>
      </w:r>
    </w:p>
  </w:comment>
  <w:comment w:id="34" w:author="Dalton Conley" w:date="2016-06-08T10:57:00Z" w:initials="DC">
    <w:p w14:paraId="174EEAE7" w14:textId="77777777" w:rsidR="009D6802" w:rsidRDefault="009D6802">
      <w:pPr>
        <w:pStyle w:val="CommentText"/>
      </w:pPr>
      <w:r>
        <w:rPr>
          <w:rStyle w:val="CommentReference"/>
        </w:rPr>
        <w:annotationRef/>
      </w:r>
    </w:p>
  </w:comment>
  <w:comment w:id="35" w:author="Dalton Conley" w:date="2016-06-08T10:58:00Z" w:initials="DC">
    <w:p w14:paraId="49965318" w14:textId="77777777" w:rsidR="00D6389B" w:rsidRDefault="00D6389B">
      <w:pPr>
        <w:pStyle w:val="CommentText"/>
      </w:pPr>
      <w:r>
        <w:rPr>
          <w:rStyle w:val="CommentReference"/>
        </w:rPr>
        <w:annotationRef/>
      </w:r>
      <w:r>
        <w:t>Genetics? Other future paper considerations?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87598C" w15:done="0"/>
  <w15:commentEx w15:paraId="068344AD" w15:paraIdParent="7F87598C" w15:done="0"/>
  <w15:commentEx w15:paraId="74EE5B37" w15:done="0"/>
  <w15:commentEx w15:paraId="772E39EC" w15:done="0"/>
  <w15:commentEx w15:paraId="43711722" w15:done="0"/>
  <w15:commentEx w15:paraId="64914BB1" w15:done="0"/>
  <w15:commentEx w15:paraId="3511A50F" w15:done="0"/>
  <w15:commentEx w15:paraId="00F60F8A" w15:done="0"/>
  <w15:commentEx w15:paraId="7ABEC180" w15:done="0"/>
  <w15:commentEx w15:paraId="03123754" w15:done="0"/>
  <w15:commentEx w15:paraId="6CE138DA" w15:done="0"/>
  <w15:commentEx w15:paraId="174EEAE7" w15:paraIdParent="6CE138DA" w15:done="0"/>
  <w15:commentEx w15:paraId="4996531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0F1EB" w14:textId="77777777" w:rsidR="00217845" w:rsidRDefault="00217845" w:rsidP="00120627">
      <w:r>
        <w:separator/>
      </w:r>
    </w:p>
  </w:endnote>
  <w:endnote w:type="continuationSeparator" w:id="0">
    <w:p w14:paraId="183A41BB" w14:textId="77777777" w:rsidR="00217845" w:rsidRDefault="00217845" w:rsidP="00120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021B6" w14:textId="77777777" w:rsidR="00217845" w:rsidRDefault="00217845" w:rsidP="00120627">
      <w:r>
        <w:separator/>
      </w:r>
    </w:p>
  </w:footnote>
  <w:footnote w:type="continuationSeparator" w:id="0">
    <w:p w14:paraId="0FBD0AAA" w14:textId="77777777" w:rsidR="00217845" w:rsidRDefault="00217845" w:rsidP="00120627">
      <w:r>
        <w:continuationSeparator/>
      </w:r>
    </w:p>
  </w:footnote>
  <w:footnote w:id="1">
    <w:p w14:paraId="393FF084" w14:textId="77777777" w:rsidR="00533294" w:rsidRDefault="00533294" w:rsidP="00872198">
      <w:pPr>
        <w:pStyle w:val="FootnoteText"/>
      </w:pPr>
      <w:r>
        <w:rPr>
          <w:rStyle w:val="FootnoteReference"/>
        </w:rPr>
        <w:footnoteRef/>
      </w:r>
      <w:r>
        <w:t xml:space="preserve"> Note: There has been some controversy over the extent to which these randomized permutations produce an appropriate set of null hypotheses that sufficiently controls for spatial autocorrelation </w:t>
      </w:r>
      <w:r>
        <w:fldChar w:fldCharType="begin" w:fldLock="1"/>
      </w:r>
      <w:r>
        <w:instrText>ADDIN CSL_CITATION { "citationItems" : [ { "id" : "ITEM-1", "itemData" : { "DOI" : "10.1111/2041-210x.12018", "ISBN" : "2041-210X", "ISSN" : "2041210X", "abstract" : "The simple and partial Mantel tests are routinely used in many areas of evolutionary biology to assess the significance of the association between two or more matrices of distances relative to the same pairs of individuals or demes. Partial Mantel tests rather than simple Mantel tests are widely used to assess the relationship between two variables displaying some form of structure. We show that contrarily to a widely shared belief, partial Mantel tests are not valid in this case, and their bias remains close to that of the simple Mantel test. We confirm that strong biases are expected under a sampling design and spatial correlation parameter drawn from an actual study. The Mantel tests should not be used in case auto-correlation is suspected in both variables compared under the null hypothesis. We outline alternative strategies. The R code used for our computer simulations is distributed as supporting material.", "author" : [ { "dropping-particle" : "", "family" : "Guillot", "given" : "Gilles", "non-dropping-particle" : "", "parse-names" : false, "suffix" : "" }, { "dropping-particle" : "", "family" : "Rousset", "given" : "Francois", "non-dropping-particle" : "", "parse-names" : false, "suffix" : "" } ], "container-title" : "Methods in Ecology and Evolution", "id" : "ITEM-1", "issue" : "4", "issued" : { "date-parts" : [ [ "2013" ] ] }, "page" : "336-344", "title" : "Dismantling the Mantel tests", "type" : "article-journal", "volume" : "4" }, "uris" : [ "http://www.mendeley.com/documents/?uuid=277a8c51-26e0-4bde-9f72-0d1f39779d43" ] }, { "id" : "ITEM-2", "itemData" : { "DOI" : "10.1111/2041-210X.12425", "ISBN" : "2041-210X", "ISSN" : "2041-210X", "abstract" : "* The Mantel test is widely used in biology, including landscape ecology and genetics, to detect spatial structures in data or control for spatial correlation in the relationship between two data sets, for example community composition and environment. The study demonstrates that this is an incorrect use of that test. * The null hypothesis of the Mantel test differs from that of correlation analysis; the statistics computed in the two types of analyses differ. We examined the basic assumptions of the Mantel test in spatial analysis and showed that they are not verified in most studies. We showed the consequences, in terms of power, of the mismatch between these assumptions and the Mantel testing procedure. * The Mantel test H0 is the absence of relationship between values in two dissimilarity matrices, not the independence between two random variables or data tables. The Mantel R2 differs from the R2 of correlation, regression and canonical analysis; these two statistics cannot be reduced to one another. Using simulated data, we show that in spatial analysis, the assumptions of linearity and homoscedasticity of the Mantel test (H1: small values of D1 correspond to small values of D2 and large values of D1 to large values of D2) do not hold in most cases, except when spatial correlation extends over the whole study area. Using extensive simulations of spatially correlated data involving different representations of geographic relationships, we show that the power of the Mantel test is always lower than that of distance-based Moran's eigenvector map (dbMEM) analysis and that the Mantel R2 is always smaller than in dbMEM analysis, and uninterpretable. These simulation results are novel contributions to the Mantel debate. We also show that regression on a geographic distance matrix does not remove the spatial structure from response data and does not produce spatially uncorrelated residuals. * Our main conclusion is that Mantel tests should be restricted to questions that, in the domain of application, only concern dissimilarity matrices, and are not derived from questions that can be formulated as the analysis of the vectors and matrices from which one can compute dissimilarity matrices.", "author" : [ { "dropping-particle" : "", "family" : "Legendre", "given" : "Pierre", "non-dropping-particle" : "", "parse-names" : false, "suffix" : "" }, { "dropping-particle" : "", "family" : "Fortin", "given" : "Marie-Jos\u00e9e", "non-dropping-particle" : "", "parse-names" : false, "suffix" : "" }, { "dropping-particle" : "", "family" : "Borcard", "given" : "Daniel", "non-dropping-particle" : "", "parse-names" : false, "suffix" : "" } ], "container-title" : "Methods in Ecology and Evolution", "id" : "ITEM-2", "issue" : "11", "issued" : { "date-parts" : [ [ "2015" ] ] }, "page" : "1239-1247", "title" : "Should the Mantel Test Be Used in Spatial Analysis?", "type" : "article-journal", "volume" : "6" }, "uris" : [ "http://www.mendeley.com/documents/?uuid=5dec8981-208a-42bb-994e-5877f5f6ce26" ] } ], "mendeley" : { "formattedCitation" : "(Guillot and Rousset 2013; Legendre, Fortin, and Borcard 2015)", "plainTextFormattedCitation" : "(Guillot and Rousset 2013; Legendre, Fortin, and Borcard 2015)", "previouslyFormattedCitation" : "(Guillot and Rousset 2013; Legendre, Fortin, and Borcard 2015)" }, "properties" : { "noteIndex" : 0 }, "schema" : "https://github.com/citation-style-language/schema/raw/master/csl-citation.json" }</w:instrText>
      </w:r>
      <w:r>
        <w:fldChar w:fldCharType="separate"/>
      </w:r>
      <w:r w:rsidRPr="00112A31">
        <w:rPr>
          <w:noProof/>
        </w:rPr>
        <w:t>(Guillot and Rousset 2013; Legendre, Fortin, and Borcard 2015)</w:t>
      </w:r>
      <w: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164086425"/>
      <w:docPartObj>
        <w:docPartGallery w:val="Page Numbers (Top of Page)"/>
        <w:docPartUnique/>
      </w:docPartObj>
    </w:sdtPr>
    <w:sdtEndPr>
      <w:rPr>
        <w:b/>
        <w:bCs/>
        <w:noProof/>
        <w:color w:val="auto"/>
        <w:spacing w:val="0"/>
      </w:rPr>
    </w:sdtEndPr>
    <w:sdtContent>
      <w:p w14:paraId="56A1DA1B" w14:textId="1C556356" w:rsidR="00533294" w:rsidRDefault="00533294">
        <w:pPr>
          <w:pStyle w:val="Header"/>
          <w:pBdr>
            <w:bottom w:val="single" w:sz="4" w:space="1" w:color="D9D9D9" w:themeColor="background1" w:themeShade="D9"/>
          </w:pBdr>
          <w:jc w:val="right"/>
          <w:rPr>
            <w:b/>
            <w:bCs/>
          </w:rPr>
        </w:pPr>
        <w:r w:rsidRPr="008942F2">
          <w:t xml:space="preserve"> </w:t>
        </w:r>
        <w:r w:rsidRPr="005C068E">
          <w:fldChar w:fldCharType="begin"/>
        </w:r>
        <w:r w:rsidRPr="005C068E">
          <w:instrText xml:space="preserve"> PAGE   \* MERGEFORMAT </w:instrText>
        </w:r>
        <w:r w:rsidRPr="005C068E">
          <w:fldChar w:fldCharType="separate"/>
        </w:r>
        <w:r w:rsidR="007444A7" w:rsidRPr="007444A7">
          <w:rPr>
            <w:bCs/>
            <w:noProof/>
          </w:rPr>
          <w:t>2</w:t>
        </w:r>
        <w:r w:rsidRPr="005C068E">
          <w:rPr>
            <w:bCs/>
            <w:noProof/>
          </w:rPr>
          <w:fldChar w:fldCharType="end"/>
        </w:r>
      </w:p>
    </w:sdtContent>
  </w:sdt>
  <w:p w14:paraId="1A3934B9" w14:textId="77777777" w:rsidR="00533294" w:rsidRDefault="005332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4B40"/>
    <w:multiLevelType w:val="hybridMultilevel"/>
    <w:tmpl w:val="8CB462A6"/>
    <w:lvl w:ilvl="0" w:tplc="E87691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lton Conley">
    <w15:presenceInfo w15:providerId="AD" w15:userId="S-1-5-21-1268611206-43474576-316617838-1988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14B"/>
    <w:rsid w:val="000005C5"/>
    <w:rsid w:val="00003661"/>
    <w:rsid w:val="00007CB9"/>
    <w:rsid w:val="000156E6"/>
    <w:rsid w:val="000270CD"/>
    <w:rsid w:val="00032433"/>
    <w:rsid w:val="00037CB9"/>
    <w:rsid w:val="00044F8C"/>
    <w:rsid w:val="00052C85"/>
    <w:rsid w:val="000644B2"/>
    <w:rsid w:val="0006508C"/>
    <w:rsid w:val="00066675"/>
    <w:rsid w:val="00076E16"/>
    <w:rsid w:val="00084594"/>
    <w:rsid w:val="00084CF9"/>
    <w:rsid w:val="0009114B"/>
    <w:rsid w:val="0009611E"/>
    <w:rsid w:val="000967A1"/>
    <w:rsid w:val="00097EDC"/>
    <w:rsid w:val="000A5EC2"/>
    <w:rsid w:val="000A6058"/>
    <w:rsid w:val="000C3D68"/>
    <w:rsid w:val="000C42E7"/>
    <w:rsid w:val="000C4A46"/>
    <w:rsid w:val="000C5D47"/>
    <w:rsid w:val="000D4BE3"/>
    <w:rsid w:val="000E2CFF"/>
    <w:rsid w:val="000E4C93"/>
    <w:rsid w:val="000F3E0B"/>
    <w:rsid w:val="000F46AA"/>
    <w:rsid w:val="000F4742"/>
    <w:rsid w:val="00112A31"/>
    <w:rsid w:val="00113F53"/>
    <w:rsid w:val="0011602A"/>
    <w:rsid w:val="00120627"/>
    <w:rsid w:val="001253C1"/>
    <w:rsid w:val="0013532B"/>
    <w:rsid w:val="0014139F"/>
    <w:rsid w:val="001426B3"/>
    <w:rsid w:val="001622EB"/>
    <w:rsid w:val="001640F5"/>
    <w:rsid w:val="00173BF7"/>
    <w:rsid w:val="0017538B"/>
    <w:rsid w:val="00183B97"/>
    <w:rsid w:val="00192585"/>
    <w:rsid w:val="0019687D"/>
    <w:rsid w:val="001A037E"/>
    <w:rsid w:val="001A523F"/>
    <w:rsid w:val="001C0DAB"/>
    <w:rsid w:val="001C1BA4"/>
    <w:rsid w:val="001C4194"/>
    <w:rsid w:val="001C4F3B"/>
    <w:rsid w:val="001D3F92"/>
    <w:rsid w:val="001E0DF9"/>
    <w:rsid w:val="00201C45"/>
    <w:rsid w:val="0020663E"/>
    <w:rsid w:val="0021332B"/>
    <w:rsid w:val="00217408"/>
    <w:rsid w:val="00217845"/>
    <w:rsid w:val="00220DB4"/>
    <w:rsid w:val="0022334C"/>
    <w:rsid w:val="00223F6F"/>
    <w:rsid w:val="0023124B"/>
    <w:rsid w:val="002321AD"/>
    <w:rsid w:val="00236A58"/>
    <w:rsid w:val="00237CA8"/>
    <w:rsid w:val="00240E1A"/>
    <w:rsid w:val="00241602"/>
    <w:rsid w:val="00245870"/>
    <w:rsid w:val="002602FB"/>
    <w:rsid w:val="002616A2"/>
    <w:rsid w:val="00266754"/>
    <w:rsid w:val="00266C4B"/>
    <w:rsid w:val="00284404"/>
    <w:rsid w:val="00284B47"/>
    <w:rsid w:val="00286343"/>
    <w:rsid w:val="00290249"/>
    <w:rsid w:val="00292593"/>
    <w:rsid w:val="002930E4"/>
    <w:rsid w:val="00294695"/>
    <w:rsid w:val="002A1BED"/>
    <w:rsid w:val="002B2C8F"/>
    <w:rsid w:val="002B53F6"/>
    <w:rsid w:val="002B7BDA"/>
    <w:rsid w:val="002C2306"/>
    <w:rsid w:val="002D285E"/>
    <w:rsid w:val="002F07EE"/>
    <w:rsid w:val="003013E1"/>
    <w:rsid w:val="00302481"/>
    <w:rsid w:val="00305510"/>
    <w:rsid w:val="00306DE0"/>
    <w:rsid w:val="00315836"/>
    <w:rsid w:val="00321D18"/>
    <w:rsid w:val="003246D1"/>
    <w:rsid w:val="00330A95"/>
    <w:rsid w:val="00335168"/>
    <w:rsid w:val="00335B36"/>
    <w:rsid w:val="00340669"/>
    <w:rsid w:val="00355C56"/>
    <w:rsid w:val="00355CA2"/>
    <w:rsid w:val="00356B72"/>
    <w:rsid w:val="00357753"/>
    <w:rsid w:val="00360A4C"/>
    <w:rsid w:val="0036282F"/>
    <w:rsid w:val="00367207"/>
    <w:rsid w:val="00375DC8"/>
    <w:rsid w:val="00390779"/>
    <w:rsid w:val="003942BB"/>
    <w:rsid w:val="003948CA"/>
    <w:rsid w:val="003B6EEA"/>
    <w:rsid w:val="003C2638"/>
    <w:rsid w:val="003C450E"/>
    <w:rsid w:val="003C5FA5"/>
    <w:rsid w:val="003C7DE1"/>
    <w:rsid w:val="003E0BBB"/>
    <w:rsid w:val="003E134F"/>
    <w:rsid w:val="003E1CE5"/>
    <w:rsid w:val="003E73E4"/>
    <w:rsid w:val="003F7D57"/>
    <w:rsid w:val="004053C0"/>
    <w:rsid w:val="004104A3"/>
    <w:rsid w:val="00414B40"/>
    <w:rsid w:val="00420458"/>
    <w:rsid w:val="00440331"/>
    <w:rsid w:val="004556B8"/>
    <w:rsid w:val="00464638"/>
    <w:rsid w:val="00467320"/>
    <w:rsid w:val="004722B3"/>
    <w:rsid w:val="004A27DD"/>
    <w:rsid w:val="004A4767"/>
    <w:rsid w:val="004B428E"/>
    <w:rsid w:val="004B784F"/>
    <w:rsid w:val="004D4A3B"/>
    <w:rsid w:val="004D5B21"/>
    <w:rsid w:val="004E0622"/>
    <w:rsid w:val="004E07E9"/>
    <w:rsid w:val="004E1F07"/>
    <w:rsid w:val="004F039B"/>
    <w:rsid w:val="004F100C"/>
    <w:rsid w:val="004F310E"/>
    <w:rsid w:val="005212D5"/>
    <w:rsid w:val="005232B3"/>
    <w:rsid w:val="00531235"/>
    <w:rsid w:val="00533294"/>
    <w:rsid w:val="00545E09"/>
    <w:rsid w:val="00563BE7"/>
    <w:rsid w:val="00567326"/>
    <w:rsid w:val="005719B4"/>
    <w:rsid w:val="00577534"/>
    <w:rsid w:val="00582555"/>
    <w:rsid w:val="00586DCD"/>
    <w:rsid w:val="005A216D"/>
    <w:rsid w:val="005A4E8A"/>
    <w:rsid w:val="005A54EE"/>
    <w:rsid w:val="005B6FC0"/>
    <w:rsid w:val="005C068E"/>
    <w:rsid w:val="005C295E"/>
    <w:rsid w:val="005C6C28"/>
    <w:rsid w:val="005C7393"/>
    <w:rsid w:val="005E2B6F"/>
    <w:rsid w:val="005F3852"/>
    <w:rsid w:val="005F56C9"/>
    <w:rsid w:val="006026FF"/>
    <w:rsid w:val="00602D52"/>
    <w:rsid w:val="0061769D"/>
    <w:rsid w:val="00632BC6"/>
    <w:rsid w:val="00633EE1"/>
    <w:rsid w:val="00634218"/>
    <w:rsid w:val="006360DF"/>
    <w:rsid w:val="00636975"/>
    <w:rsid w:val="0064025C"/>
    <w:rsid w:val="0065262D"/>
    <w:rsid w:val="0065572F"/>
    <w:rsid w:val="00674A24"/>
    <w:rsid w:val="00685E0C"/>
    <w:rsid w:val="006B01CB"/>
    <w:rsid w:val="006B0C74"/>
    <w:rsid w:val="006B4C42"/>
    <w:rsid w:val="006D18BE"/>
    <w:rsid w:val="006D5C47"/>
    <w:rsid w:val="006E045E"/>
    <w:rsid w:val="006E68F7"/>
    <w:rsid w:val="006F419D"/>
    <w:rsid w:val="007179D1"/>
    <w:rsid w:val="007328F7"/>
    <w:rsid w:val="007444A7"/>
    <w:rsid w:val="00752463"/>
    <w:rsid w:val="007630F0"/>
    <w:rsid w:val="00764518"/>
    <w:rsid w:val="0078002D"/>
    <w:rsid w:val="00794CD6"/>
    <w:rsid w:val="007A1506"/>
    <w:rsid w:val="007A68B3"/>
    <w:rsid w:val="007B04A9"/>
    <w:rsid w:val="007B61BF"/>
    <w:rsid w:val="007C001F"/>
    <w:rsid w:val="007D771B"/>
    <w:rsid w:val="007E1D5F"/>
    <w:rsid w:val="007F6BB1"/>
    <w:rsid w:val="00806FD8"/>
    <w:rsid w:val="00834974"/>
    <w:rsid w:val="00834AEF"/>
    <w:rsid w:val="00843250"/>
    <w:rsid w:val="00846628"/>
    <w:rsid w:val="00846FB2"/>
    <w:rsid w:val="00856CAE"/>
    <w:rsid w:val="00856D2C"/>
    <w:rsid w:val="00862A03"/>
    <w:rsid w:val="0086512F"/>
    <w:rsid w:val="00872198"/>
    <w:rsid w:val="008774A3"/>
    <w:rsid w:val="0088485E"/>
    <w:rsid w:val="0088499E"/>
    <w:rsid w:val="00887FE4"/>
    <w:rsid w:val="008942F2"/>
    <w:rsid w:val="008A08F8"/>
    <w:rsid w:val="008B17FA"/>
    <w:rsid w:val="008B40B7"/>
    <w:rsid w:val="008B5291"/>
    <w:rsid w:val="008B57DD"/>
    <w:rsid w:val="008B6C3E"/>
    <w:rsid w:val="008C38D3"/>
    <w:rsid w:val="008E09AF"/>
    <w:rsid w:val="008E1CDC"/>
    <w:rsid w:val="008E302D"/>
    <w:rsid w:val="008F3702"/>
    <w:rsid w:val="008F509D"/>
    <w:rsid w:val="00905A53"/>
    <w:rsid w:val="00906A48"/>
    <w:rsid w:val="00907546"/>
    <w:rsid w:val="00912690"/>
    <w:rsid w:val="009221D5"/>
    <w:rsid w:val="0093324A"/>
    <w:rsid w:val="0093436D"/>
    <w:rsid w:val="009420B8"/>
    <w:rsid w:val="00944798"/>
    <w:rsid w:val="00946322"/>
    <w:rsid w:val="009520D0"/>
    <w:rsid w:val="0095247E"/>
    <w:rsid w:val="00954C07"/>
    <w:rsid w:val="00967A48"/>
    <w:rsid w:val="00974103"/>
    <w:rsid w:val="009826D2"/>
    <w:rsid w:val="00997DD9"/>
    <w:rsid w:val="009A2DD2"/>
    <w:rsid w:val="009A3390"/>
    <w:rsid w:val="009B26E9"/>
    <w:rsid w:val="009B2772"/>
    <w:rsid w:val="009B5E9B"/>
    <w:rsid w:val="009B60CA"/>
    <w:rsid w:val="009C0D22"/>
    <w:rsid w:val="009C138E"/>
    <w:rsid w:val="009C3FBA"/>
    <w:rsid w:val="009D0926"/>
    <w:rsid w:val="009D6802"/>
    <w:rsid w:val="009E5103"/>
    <w:rsid w:val="009E7E73"/>
    <w:rsid w:val="009F0144"/>
    <w:rsid w:val="009F236D"/>
    <w:rsid w:val="009F30D7"/>
    <w:rsid w:val="009F330A"/>
    <w:rsid w:val="00A07E17"/>
    <w:rsid w:val="00A25CA6"/>
    <w:rsid w:val="00A322C3"/>
    <w:rsid w:val="00A52220"/>
    <w:rsid w:val="00A605FE"/>
    <w:rsid w:val="00A64615"/>
    <w:rsid w:val="00A648BE"/>
    <w:rsid w:val="00A67882"/>
    <w:rsid w:val="00A80E7B"/>
    <w:rsid w:val="00A82E41"/>
    <w:rsid w:val="00A84B73"/>
    <w:rsid w:val="00A90A25"/>
    <w:rsid w:val="00A93A73"/>
    <w:rsid w:val="00A93FDD"/>
    <w:rsid w:val="00AB12AD"/>
    <w:rsid w:val="00AB4CAA"/>
    <w:rsid w:val="00AB5443"/>
    <w:rsid w:val="00AC1BAC"/>
    <w:rsid w:val="00AC7CFC"/>
    <w:rsid w:val="00AD24F4"/>
    <w:rsid w:val="00AE072F"/>
    <w:rsid w:val="00AE5609"/>
    <w:rsid w:val="00AE763C"/>
    <w:rsid w:val="00B03A10"/>
    <w:rsid w:val="00B03D55"/>
    <w:rsid w:val="00B11261"/>
    <w:rsid w:val="00B126C6"/>
    <w:rsid w:val="00B3713D"/>
    <w:rsid w:val="00B46858"/>
    <w:rsid w:val="00B5285D"/>
    <w:rsid w:val="00B5545A"/>
    <w:rsid w:val="00B648B8"/>
    <w:rsid w:val="00B64D19"/>
    <w:rsid w:val="00B74FE9"/>
    <w:rsid w:val="00B76B66"/>
    <w:rsid w:val="00B87D57"/>
    <w:rsid w:val="00B924C8"/>
    <w:rsid w:val="00BA33ED"/>
    <w:rsid w:val="00BA4DD5"/>
    <w:rsid w:val="00BB13C1"/>
    <w:rsid w:val="00BB5899"/>
    <w:rsid w:val="00BC45DD"/>
    <w:rsid w:val="00BD038F"/>
    <w:rsid w:val="00BD1B27"/>
    <w:rsid w:val="00BE557E"/>
    <w:rsid w:val="00BE5655"/>
    <w:rsid w:val="00BE5EEC"/>
    <w:rsid w:val="00BE76E7"/>
    <w:rsid w:val="00BF014E"/>
    <w:rsid w:val="00C010E5"/>
    <w:rsid w:val="00C04F5C"/>
    <w:rsid w:val="00C061E5"/>
    <w:rsid w:val="00C067E2"/>
    <w:rsid w:val="00C169C6"/>
    <w:rsid w:val="00C25B68"/>
    <w:rsid w:val="00C26C4A"/>
    <w:rsid w:val="00C33179"/>
    <w:rsid w:val="00C42020"/>
    <w:rsid w:val="00C44F76"/>
    <w:rsid w:val="00C53831"/>
    <w:rsid w:val="00C7272C"/>
    <w:rsid w:val="00C73B51"/>
    <w:rsid w:val="00C742E2"/>
    <w:rsid w:val="00C8030F"/>
    <w:rsid w:val="00C86005"/>
    <w:rsid w:val="00CA32F8"/>
    <w:rsid w:val="00CB0A6F"/>
    <w:rsid w:val="00CB1BE6"/>
    <w:rsid w:val="00CB5482"/>
    <w:rsid w:val="00CC07E2"/>
    <w:rsid w:val="00CC1D15"/>
    <w:rsid w:val="00CC2CC7"/>
    <w:rsid w:val="00CC428D"/>
    <w:rsid w:val="00CD17AE"/>
    <w:rsid w:val="00CD2825"/>
    <w:rsid w:val="00CD4D29"/>
    <w:rsid w:val="00CD7073"/>
    <w:rsid w:val="00CE5FAF"/>
    <w:rsid w:val="00CF36F3"/>
    <w:rsid w:val="00D00FAC"/>
    <w:rsid w:val="00D01689"/>
    <w:rsid w:val="00D10A20"/>
    <w:rsid w:val="00D10FF4"/>
    <w:rsid w:val="00D138C7"/>
    <w:rsid w:val="00D22DD0"/>
    <w:rsid w:val="00D244EA"/>
    <w:rsid w:val="00D37908"/>
    <w:rsid w:val="00D44583"/>
    <w:rsid w:val="00D45FDF"/>
    <w:rsid w:val="00D522C5"/>
    <w:rsid w:val="00D54D3B"/>
    <w:rsid w:val="00D54F60"/>
    <w:rsid w:val="00D6389B"/>
    <w:rsid w:val="00D733CC"/>
    <w:rsid w:val="00D80159"/>
    <w:rsid w:val="00D82539"/>
    <w:rsid w:val="00D93BCB"/>
    <w:rsid w:val="00D9592B"/>
    <w:rsid w:val="00DA01AF"/>
    <w:rsid w:val="00DA27FC"/>
    <w:rsid w:val="00DA482F"/>
    <w:rsid w:val="00DA489E"/>
    <w:rsid w:val="00DA7235"/>
    <w:rsid w:val="00DC777E"/>
    <w:rsid w:val="00DD1367"/>
    <w:rsid w:val="00DF1B6F"/>
    <w:rsid w:val="00DF73A5"/>
    <w:rsid w:val="00E00086"/>
    <w:rsid w:val="00E00354"/>
    <w:rsid w:val="00E03190"/>
    <w:rsid w:val="00E06F0A"/>
    <w:rsid w:val="00E11712"/>
    <w:rsid w:val="00E13F3C"/>
    <w:rsid w:val="00E2385C"/>
    <w:rsid w:val="00E26D12"/>
    <w:rsid w:val="00E40FF6"/>
    <w:rsid w:val="00E539E0"/>
    <w:rsid w:val="00E563DC"/>
    <w:rsid w:val="00E6308E"/>
    <w:rsid w:val="00E679CC"/>
    <w:rsid w:val="00E820A0"/>
    <w:rsid w:val="00E863F5"/>
    <w:rsid w:val="00E92236"/>
    <w:rsid w:val="00E939D6"/>
    <w:rsid w:val="00E96231"/>
    <w:rsid w:val="00EA0B10"/>
    <w:rsid w:val="00EA2418"/>
    <w:rsid w:val="00EA7314"/>
    <w:rsid w:val="00EC5123"/>
    <w:rsid w:val="00ED744B"/>
    <w:rsid w:val="00EE0682"/>
    <w:rsid w:val="00EE3B0E"/>
    <w:rsid w:val="00EE50A4"/>
    <w:rsid w:val="00F02AEC"/>
    <w:rsid w:val="00F11BF4"/>
    <w:rsid w:val="00F12C84"/>
    <w:rsid w:val="00F1415F"/>
    <w:rsid w:val="00F177CF"/>
    <w:rsid w:val="00F2146F"/>
    <w:rsid w:val="00F22FC3"/>
    <w:rsid w:val="00F324CC"/>
    <w:rsid w:val="00F34738"/>
    <w:rsid w:val="00F3574B"/>
    <w:rsid w:val="00F37231"/>
    <w:rsid w:val="00F37B88"/>
    <w:rsid w:val="00F40419"/>
    <w:rsid w:val="00F52E3E"/>
    <w:rsid w:val="00F54095"/>
    <w:rsid w:val="00F56A4E"/>
    <w:rsid w:val="00F626B3"/>
    <w:rsid w:val="00F76281"/>
    <w:rsid w:val="00F827BE"/>
    <w:rsid w:val="00F917C8"/>
    <w:rsid w:val="00F95E8B"/>
    <w:rsid w:val="00F96834"/>
    <w:rsid w:val="00F97118"/>
    <w:rsid w:val="00FA4612"/>
    <w:rsid w:val="00FA4660"/>
    <w:rsid w:val="00FB26C2"/>
    <w:rsid w:val="00FB27FC"/>
    <w:rsid w:val="00FB3210"/>
    <w:rsid w:val="00FB6053"/>
    <w:rsid w:val="00FB73D3"/>
    <w:rsid w:val="00FC09D0"/>
    <w:rsid w:val="00FC777E"/>
    <w:rsid w:val="00FD0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08D46"/>
  <w15:chartTrackingRefBased/>
  <w15:docId w15:val="{C05BD805-DCAE-4476-896F-F4C40CF42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24B"/>
    <w:pPr>
      <w:ind w:left="720"/>
      <w:contextualSpacing/>
    </w:pPr>
  </w:style>
  <w:style w:type="paragraph" w:styleId="FootnoteText">
    <w:name w:val="footnote text"/>
    <w:basedOn w:val="Normal"/>
    <w:link w:val="FootnoteTextChar"/>
    <w:uiPriority w:val="99"/>
    <w:semiHidden/>
    <w:unhideWhenUsed/>
    <w:rsid w:val="00120627"/>
    <w:rPr>
      <w:sz w:val="20"/>
      <w:szCs w:val="20"/>
    </w:rPr>
  </w:style>
  <w:style w:type="character" w:customStyle="1" w:styleId="FootnoteTextChar">
    <w:name w:val="Footnote Text Char"/>
    <w:basedOn w:val="DefaultParagraphFont"/>
    <w:link w:val="FootnoteText"/>
    <w:uiPriority w:val="99"/>
    <w:semiHidden/>
    <w:rsid w:val="00120627"/>
    <w:rPr>
      <w:sz w:val="20"/>
      <w:szCs w:val="20"/>
    </w:rPr>
  </w:style>
  <w:style w:type="character" w:styleId="FootnoteReference">
    <w:name w:val="footnote reference"/>
    <w:basedOn w:val="DefaultParagraphFont"/>
    <w:uiPriority w:val="99"/>
    <w:semiHidden/>
    <w:unhideWhenUsed/>
    <w:rsid w:val="00120627"/>
    <w:rPr>
      <w:vertAlign w:val="superscript"/>
    </w:rPr>
  </w:style>
  <w:style w:type="paragraph" w:styleId="Caption">
    <w:name w:val="caption"/>
    <w:basedOn w:val="Normal"/>
    <w:next w:val="Normal"/>
    <w:uiPriority w:val="35"/>
    <w:unhideWhenUsed/>
    <w:qFormat/>
    <w:rsid w:val="00E2385C"/>
    <w:pPr>
      <w:spacing w:after="200"/>
    </w:pPr>
    <w:rPr>
      <w:i/>
      <w:iCs/>
      <w:color w:val="44546A" w:themeColor="text2"/>
      <w:sz w:val="18"/>
      <w:szCs w:val="18"/>
    </w:rPr>
  </w:style>
  <w:style w:type="paragraph" w:styleId="NormalWeb">
    <w:name w:val="Normal (Web)"/>
    <w:basedOn w:val="Normal"/>
    <w:uiPriority w:val="99"/>
    <w:semiHidden/>
    <w:unhideWhenUsed/>
    <w:rsid w:val="00F324CC"/>
    <w:pPr>
      <w:spacing w:before="100" w:beforeAutospacing="1" w:after="100" w:afterAutospacing="1"/>
    </w:pPr>
  </w:style>
  <w:style w:type="character" w:styleId="PlaceholderText">
    <w:name w:val="Placeholder Text"/>
    <w:basedOn w:val="DefaultParagraphFont"/>
    <w:uiPriority w:val="99"/>
    <w:semiHidden/>
    <w:rsid w:val="00806FD8"/>
    <w:rPr>
      <w:color w:val="808080"/>
    </w:rPr>
  </w:style>
  <w:style w:type="paragraph" w:styleId="Header">
    <w:name w:val="header"/>
    <w:basedOn w:val="Normal"/>
    <w:link w:val="HeaderChar"/>
    <w:uiPriority w:val="99"/>
    <w:unhideWhenUsed/>
    <w:rsid w:val="008942F2"/>
    <w:pPr>
      <w:tabs>
        <w:tab w:val="center" w:pos="4680"/>
        <w:tab w:val="right" w:pos="9360"/>
      </w:tabs>
    </w:pPr>
  </w:style>
  <w:style w:type="character" w:customStyle="1" w:styleId="HeaderChar">
    <w:name w:val="Header Char"/>
    <w:basedOn w:val="DefaultParagraphFont"/>
    <w:link w:val="Header"/>
    <w:uiPriority w:val="99"/>
    <w:rsid w:val="008942F2"/>
  </w:style>
  <w:style w:type="paragraph" w:styleId="Footer">
    <w:name w:val="footer"/>
    <w:basedOn w:val="Normal"/>
    <w:link w:val="FooterChar"/>
    <w:uiPriority w:val="99"/>
    <w:unhideWhenUsed/>
    <w:rsid w:val="008942F2"/>
    <w:pPr>
      <w:tabs>
        <w:tab w:val="center" w:pos="4680"/>
        <w:tab w:val="right" w:pos="9360"/>
      </w:tabs>
    </w:pPr>
  </w:style>
  <w:style w:type="character" w:customStyle="1" w:styleId="FooterChar">
    <w:name w:val="Footer Char"/>
    <w:basedOn w:val="DefaultParagraphFont"/>
    <w:link w:val="Footer"/>
    <w:uiPriority w:val="99"/>
    <w:rsid w:val="008942F2"/>
  </w:style>
  <w:style w:type="table" w:styleId="GridTable1Light-Accent3">
    <w:name w:val="Grid Table 1 Light Accent 3"/>
    <w:basedOn w:val="TableNormal"/>
    <w:uiPriority w:val="46"/>
    <w:rsid w:val="00F5409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3907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0779"/>
    <w:rPr>
      <w:rFonts w:ascii="Segoe UI" w:hAnsi="Segoe UI" w:cs="Segoe UI"/>
      <w:sz w:val="18"/>
      <w:szCs w:val="18"/>
    </w:rPr>
  </w:style>
  <w:style w:type="character" w:styleId="CommentReference">
    <w:name w:val="annotation reference"/>
    <w:basedOn w:val="DefaultParagraphFont"/>
    <w:uiPriority w:val="99"/>
    <w:semiHidden/>
    <w:unhideWhenUsed/>
    <w:rsid w:val="009D6802"/>
    <w:rPr>
      <w:sz w:val="16"/>
      <w:szCs w:val="16"/>
    </w:rPr>
  </w:style>
  <w:style w:type="paragraph" w:styleId="CommentText">
    <w:name w:val="annotation text"/>
    <w:basedOn w:val="Normal"/>
    <w:link w:val="CommentTextChar"/>
    <w:uiPriority w:val="99"/>
    <w:semiHidden/>
    <w:unhideWhenUsed/>
    <w:rsid w:val="009D6802"/>
    <w:rPr>
      <w:sz w:val="20"/>
      <w:szCs w:val="20"/>
    </w:rPr>
  </w:style>
  <w:style w:type="character" w:customStyle="1" w:styleId="CommentTextChar">
    <w:name w:val="Comment Text Char"/>
    <w:basedOn w:val="DefaultParagraphFont"/>
    <w:link w:val="CommentText"/>
    <w:uiPriority w:val="99"/>
    <w:semiHidden/>
    <w:rsid w:val="009D6802"/>
    <w:rPr>
      <w:sz w:val="20"/>
      <w:szCs w:val="20"/>
    </w:rPr>
  </w:style>
  <w:style w:type="paragraph" w:styleId="CommentSubject">
    <w:name w:val="annotation subject"/>
    <w:basedOn w:val="CommentText"/>
    <w:next w:val="CommentText"/>
    <w:link w:val="CommentSubjectChar"/>
    <w:uiPriority w:val="99"/>
    <w:semiHidden/>
    <w:unhideWhenUsed/>
    <w:rsid w:val="009D6802"/>
    <w:rPr>
      <w:b/>
      <w:bCs/>
    </w:rPr>
  </w:style>
  <w:style w:type="character" w:customStyle="1" w:styleId="CommentSubjectChar">
    <w:name w:val="Comment Subject Char"/>
    <w:basedOn w:val="CommentTextChar"/>
    <w:link w:val="CommentSubject"/>
    <w:uiPriority w:val="99"/>
    <w:semiHidden/>
    <w:rsid w:val="009D68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51239">
      <w:bodyDiv w:val="1"/>
      <w:marLeft w:val="0"/>
      <w:marRight w:val="0"/>
      <w:marTop w:val="0"/>
      <w:marBottom w:val="0"/>
      <w:divBdr>
        <w:top w:val="none" w:sz="0" w:space="0" w:color="auto"/>
        <w:left w:val="none" w:sz="0" w:space="0" w:color="auto"/>
        <w:bottom w:val="none" w:sz="0" w:space="0" w:color="auto"/>
        <w:right w:val="none" w:sz="0" w:space="0" w:color="auto"/>
      </w:divBdr>
      <w:divsChild>
        <w:div w:id="1520658913">
          <w:marLeft w:val="547"/>
          <w:marRight w:val="0"/>
          <w:marTop w:val="0"/>
          <w:marBottom w:val="0"/>
          <w:divBdr>
            <w:top w:val="none" w:sz="0" w:space="0" w:color="auto"/>
            <w:left w:val="none" w:sz="0" w:space="0" w:color="auto"/>
            <w:bottom w:val="none" w:sz="0" w:space="0" w:color="auto"/>
            <w:right w:val="none" w:sz="0" w:space="0" w:color="auto"/>
          </w:divBdr>
        </w:div>
      </w:divsChild>
    </w:div>
    <w:div w:id="594442067">
      <w:bodyDiv w:val="1"/>
      <w:marLeft w:val="0"/>
      <w:marRight w:val="0"/>
      <w:marTop w:val="0"/>
      <w:marBottom w:val="0"/>
      <w:divBdr>
        <w:top w:val="none" w:sz="0" w:space="0" w:color="auto"/>
        <w:left w:val="none" w:sz="0" w:space="0" w:color="auto"/>
        <w:bottom w:val="none" w:sz="0" w:space="0" w:color="auto"/>
        <w:right w:val="none" w:sz="0" w:space="0" w:color="auto"/>
      </w:divBdr>
      <w:divsChild>
        <w:div w:id="1788115348">
          <w:marLeft w:val="0"/>
          <w:marRight w:val="0"/>
          <w:marTop w:val="0"/>
          <w:marBottom w:val="0"/>
          <w:divBdr>
            <w:top w:val="none" w:sz="0" w:space="0" w:color="auto"/>
            <w:left w:val="none" w:sz="0" w:space="0" w:color="auto"/>
            <w:bottom w:val="none" w:sz="0" w:space="0" w:color="auto"/>
            <w:right w:val="none" w:sz="0" w:space="0" w:color="auto"/>
          </w:divBdr>
        </w:div>
        <w:div w:id="1205094579">
          <w:marLeft w:val="0"/>
          <w:marRight w:val="0"/>
          <w:marTop w:val="0"/>
          <w:marBottom w:val="0"/>
          <w:divBdr>
            <w:top w:val="none" w:sz="0" w:space="0" w:color="auto"/>
            <w:left w:val="none" w:sz="0" w:space="0" w:color="auto"/>
            <w:bottom w:val="none" w:sz="0" w:space="0" w:color="auto"/>
            <w:right w:val="none" w:sz="0" w:space="0" w:color="auto"/>
          </w:divBdr>
        </w:div>
        <w:div w:id="163981661">
          <w:marLeft w:val="0"/>
          <w:marRight w:val="0"/>
          <w:marTop w:val="0"/>
          <w:marBottom w:val="0"/>
          <w:divBdr>
            <w:top w:val="none" w:sz="0" w:space="0" w:color="auto"/>
            <w:left w:val="none" w:sz="0" w:space="0" w:color="auto"/>
            <w:bottom w:val="none" w:sz="0" w:space="0" w:color="auto"/>
            <w:right w:val="none" w:sz="0" w:space="0" w:color="auto"/>
          </w:divBdr>
        </w:div>
        <w:div w:id="1748267472">
          <w:marLeft w:val="0"/>
          <w:marRight w:val="0"/>
          <w:marTop w:val="0"/>
          <w:marBottom w:val="0"/>
          <w:divBdr>
            <w:top w:val="none" w:sz="0" w:space="0" w:color="auto"/>
            <w:left w:val="none" w:sz="0" w:space="0" w:color="auto"/>
            <w:bottom w:val="none" w:sz="0" w:space="0" w:color="auto"/>
            <w:right w:val="none" w:sz="0" w:space="0" w:color="auto"/>
          </w:divBdr>
        </w:div>
        <w:div w:id="1743286755">
          <w:marLeft w:val="0"/>
          <w:marRight w:val="0"/>
          <w:marTop w:val="0"/>
          <w:marBottom w:val="0"/>
          <w:divBdr>
            <w:top w:val="none" w:sz="0" w:space="0" w:color="auto"/>
            <w:left w:val="none" w:sz="0" w:space="0" w:color="auto"/>
            <w:bottom w:val="none" w:sz="0" w:space="0" w:color="auto"/>
            <w:right w:val="none" w:sz="0" w:space="0" w:color="auto"/>
          </w:divBdr>
        </w:div>
        <w:div w:id="1012689130">
          <w:marLeft w:val="0"/>
          <w:marRight w:val="0"/>
          <w:marTop w:val="0"/>
          <w:marBottom w:val="0"/>
          <w:divBdr>
            <w:top w:val="none" w:sz="0" w:space="0" w:color="auto"/>
            <w:left w:val="none" w:sz="0" w:space="0" w:color="auto"/>
            <w:bottom w:val="none" w:sz="0" w:space="0" w:color="auto"/>
            <w:right w:val="none" w:sz="0" w:space="0" w:color="auto"/>
          </w:divBdr>
        </w:div>
        <w:div w:id="1987079145">
          <w:marLeft w:val="0"/>
          <w:marRight w:val="0"/>
          <w:marTop w:val="0"/>
          <w:marBottom w:val="0"/>
          <w:divBdr>
            <w:top w:val="none" w:sz="0" w:space="0" w:color="auto"/>
            <w:left w:val="none" w:sz="0" w:space="0" w:color="auto"/>
            <w:bottom w:val="none" w:sz="0" w:space="0" w:color="auto"/>
            <w:right w:val="none" w:sz="0" w:space="0" w:color="auto"/>
          </w:divBdr>
        </w:div>
        <w:div w:id="2145811049">
          <w:marLeft w:val="0"/>
          <w:marRight w:val="0"/>
          <w:marTop w:val="0"/>
          <w:marBottom w:val="0"/>
          <w:divBdr>
            <w:top w:val="none" w:sz="0" w:space="0" w:color="auto"/>
            <w:left w:val="none" w:sz="0" w:space="0" w:color="auto"/>
            <w:bottom w:val="none" w:sz="0" w:space="0" w:color="auto"/>
            <w:right w:val="none" w:sz="0" w:space="0" w:color="auto"/>
          </w:divBdr>
        </w:div>
        <w:div w:id="971793562">
          <w:marLeft w:val="0"/>
          <w:marRight w:val="0"/>
          <w:marTop w:val="0"/>
          <w:marBottom w:val="0"/>
          <w:divBdr>
            <w:top w:val="none" w:sz="0" w:space="0" w:color="auto"/>
            <w:left w:val="none" w:sz="0" w:space="0" w:color="auto"/>
            <w:bottom w:val="none" w:sz="0" w:space="0" w:color="auto"/>
            <w:right w:val="none" w:sz="0" w:space="0" w:color="auto"/>
          </w:divBdr>
        </w:div>
        <w:div w:id="169298021">
          <w:marLeft w:val="0"/>
          <w:marRight w:val="0"/>
          <w:marTop w:val="0"/>
          <w:marBottom w:val="0"/>
          <w:divBdr>
            <w:top w:val="none" w:sz="0" w:space="0" w:color="auto"/>
            <w:left w:val="none" w:sz="0" w:space="0" w:color="auto"/>
            <w:bottom w:val="none" w:sz="0" w:space="0" w:color="auto"/>
            <w:right w:val="none" w:sz="0" w:space="0" w:color="auto"/>
          </w:divBdr>
        </w:div>
        <w:div w:id="1678655884">
          <w:marLeft w:val="0"/>
          <w:marRight w:val="0"/>
          <w:marTop w:val="0"/>
          <w:marBottom w:val="0"/>
          <w:divBdr>
            <w:top w:val="none" w:sz="0" w:space="0" w:color="auto"/>
            <w:left w:val="none" w:sz="0" w:space="0" w:color="auto"/>
            <w:bottom w:val="none" w:sz="0" w:space="0" w:color="auto"/>
            <w:right w:val="none" w:sz="0" w:space="0" w:color="auto"/>
          </w:divBdr>
        </w:div>
        <w:div w:id="1037465858">
          <w:marLeft w:val="0"/>
          <w:marRight w:val="0"/>
          <w:marTop w:val="0"/>
          <w:marBottom w:val="0"/>
          <w:divBdr>
            <w:top w:val="none" w:sz="0" w:space="0" w:color="auto"/>
            <w:left w:val="none" w:sz="0" w:space="0" w:color="auto"/>
            <w:bottom w:val="none" w:sz="0" w:space="0" w:color="auto"/>
            <w:right w:val="none" w:sz="0" w:space="0" w:color="auto"/>
          </w:divBdr>
        </w:div>
        <w:div w:id="2067802612">
          <w:marLeft w:val="0"/>
          <w:marRight w:val="0"/>
          <w:marTop w:val="0"/>
          <w:marBottom w:val="0"/>
          <w:divBdr>
            <w:top w:val="none" w:sz="0" w:space="0" w:color="auto"/>
            <w:left w:val="none" w:sz="0" w:space="0" w:color="auto"/>
            <w:bottom w:val="none" w:sz="0" w:space="0" w:color="auto"/>
            <w:right w:val="none" w:sz="0" w:space="0" w:color="auto"/>
          </w:divBdr>
        </w:div>
        <w:div w:id="267354080">
          <w:marLeft w:val="0"/>
          <w:marRight w:val="0"/>
          <w:marTop w:val="0"/>
          <w:marBottom w:val="0"/>
          <w:divBdr>
            <w:top w:val="none" w:sz="0" w:space="0" w:color="auto"/>
            <w:left w:val="none" w:sz="0" w:space="0" w:color="auto"/>
            <w:bottom w:val="none" w:sz="0" w:space="0" w:color="auto"/>
            <w:right w:val="none" w:sz="0" w:space="0" w:color="auto"/>
          </w:divBdr>
        </w:div>
        <w:div w:id="1635721735">
          <w:marLeft w:val="0"/>
          <w:marRight w:val="0"/>
          <w:marTop w:val="0"/>
          <w:marBottom w:val="0"/>
          <w:divBdr>
            <w:top w:val="none" w:sz="0" w:space="0" w:color="auto"/>
            <w:left w:val="none" w:sz="0" w:space="0" w:color="auto"/>
            <w:bottom w:val="none" w:sz="0" w:space="0" w:color="auto"/>
            <w:right w:val="none" w:sz="0" w:space="0" w:color="auto"/>
          </w:divBdr>
        </w:div>
        <w:div w:id="1818035911">
          <w:marLeft w:val="0"/>
          <w:marRight w:val="0"/>
          <w:marTop w:val="0"/>
          <w:marBottom w:val="0"/>
          <w:divBdr>
            <w:top w:val="none" w:sz="0" w:space="0" w:color="auto"/>
            <w:left w:val="none" w:sz="0" w:space="0" w:color="auto"/>
            <w:bottom w:val="none" w:sz="0" w:space="0" w:color="auto"/>
            <w:right w:val="none" w:sz="0" w:space="0" w:color="auto"/>
          </w:divBdr>
        </w:div>
        <w:div w:id="391582186">
          <w:marLeft w:val="0"/>
          <w:marRight w:val="0"/>
          <w:marTop w:val="0"/>
          <w:marBottom w:val="0"/>
          <w:divBdr>
            <w:top w:val="none" w:sz="0" w:space="0" w:color="auto"/>
            <w:left w:val="none" w:sz="0" w:space="0" w:color="auto"/>
            <w:bottom w:val="none" w:sz="0" w:space="0" w:color="auto"/>
            <w:right w:val="none" w:sz="0" w:space="0" w:color="auto"/>
          </w:divBdr>
        </w:div>
        <w:div w:id="1453357892">
          <w:marLeft w:val="0"/>
          <w:marRight w:val="0"/>
          <w:marTop w:val="0"/>
          <w:marBottom w:val="0"/>
          <w:divBdr>
            <w:top w:val="none" w:sz="0" w:space="0" w:color="auto"/>
            <w:left w:val="none" w:sz="0" w:space="0" w:color="auto"/>
            <w:bottom w:val="none" w:sz="0" w:space="0" w:color="auto"/>
            <w:right w:val="none" w:sz="0" w:space="0" w:color="auto"/>
          </w:divBdr>
        </w:div>
        <w:div w:id="461729867">
          <w:marLeft w:val="0"/>
          <w:marRight w:val="0"/>
          <w:marTop w:val="0"/>
          <w:marBottom w:val="0"/>
          <w:divBdr>
            <w:top w:val="none" w:sz="0" w:space="0" w:color="auto"/>
            <w:left w:val="none" w:sz="0" w:space="0" w:color="auto"/>
            <w:bottom w:val="none" w:sz="0" w:space="0" w:color="auto"/>
            <w:right w:val="none" w:sz="0" w:space="0" w:color="auto"/>
          </w:divBdr>
        </w:div>
        <w:div w:id="388916039">
          <w:marLeft w:val="0"/>
          <w:marRight w:val="0"/>
          <w:marTop w:val="0"/>
          <w:marBottom w:val="0"/>
          <w:divBdr>
            <w:top w:val="none" w:sz="0" w:space="0" w:color="auto"/>
            <w:left w:val="none" w:sz="0" w:space="0" w:color="auto"/>
            <w:bottom w:val="none" w:sz="0" w:space="0" w:color="auto"/>
            <w:right w:val="none" w:sz="0" w:space="0" w:color="auto"/>
          </w:divBdr>
        </w:div>
        <w:div w:id="783113027">
          <w:marLeft w:val="0"/>
          <w:marRight w:val="0"/>
          <w:marTop w:val="0"/>
          <w:marBottom w:val="0"/>
          <w:divBdr>
            <w:top w:val="none" w:sz="0" w:space="0" w:color="auto"/>
            <w:left w:val="none" w:sz="0" w:space="0" w:color="auto"/>
            <w:bottom w:val="none" w:sz="0" w:space="0" w:color="auto"/>
            <w:right w:val="none" w:sz="0" w:space="0" w:color="auto"/>
          </w:divBdr>
        </w:div>
        <w:div w:id="1276718916">
          <w:marLeft w:val="0"/>
          <w:marRight w:val="0"/>
          <w:marTop w:val="0"/>
          <w:marBottom w:val="0"/>
          <w:divBdr>
            <w:top w:val="none" w:sz="0" w:space="0" w:color="auto"/>
            <w:left w:val="none" w:sz="0" w:space="0" w:color="auto"/>
            <w:bottom w:val="none" w:sz="0" w:space="0" w:color="auto"/>
            <w:right w:val="none" w:sz="0" w:space="0" w:color="auto"/>
          </w:divBdr>
        </w:div>
        <w:div w:id="1494299719">
          <w:marLeft w:val="0"/>
          <w:marRight w:val="0"/>
          <w:marTop w:val="0"/>
          <w:marBottom w:val="0"/>
          <w:divBdr>
            <w:top w:val="none" w:sz="0" w:space="0" w:color="auto"/>
            <w:left w:val="none" w:sz="0" w:space="0" w:color="auto"/>
            <w:bottom w:val="none" w:sz="0" w:space="0" w:color="auto"/>
            <w:right w:val="none" w:sz="0" w:space="0" w:color="auto"/>
          </w:divBdr>
        </w:div>
        <w:div w:id="433551832">
          <w:marLeft w:val="0"/>
          <w:marRight w:val="0"/>
          <w:marTop w:val="0"/>
          <w:marBottom w:val="0"/>
          <w:divBdr>
            <w:top w:val="none" w:sz="0" w:space="0" w:color="auto"/>
            <w:left w:val="none" w:sz="0" w:space="0" w:color="auto"/>
            <w:bottom w:val="none" w:sz="0" w:space="0" w:color="auto"/>
            <w:right w:val="none" w:sz="0" w:space="0" w:color="auto"/>
          </w:divBdr>
        </w:div>
        <w:div w:id="100076697">
          <w:marLeft w:val="0"/>
          <w:marRight w:val="0"/>
          <w:marTop w:val="0"/>
          <w:marBottom w:val="0"/>
          <w:divBdr>
            <w:top w:val="none" w:sz="0" w:space="0" w:color="auto"/>
            <w:left w:val="none" w:sz="0" w:space="0" w:color="auto"/>
            <w:bottom w:val="none" w:sz="0" w:space="0" w:color="auto"/>
            <w:right w:val="none" w:sz="0" w:space="0" w:color="auto"/>
          </w:divBdr>
        </w:div>
        <w:div w:id="1699962694">
          <w:marLeft w:val="0"/>
          <w:marRight w:val="0"/>
          <w:marTop w:val="0"/>
          <w:marBottom w:val="0"/>
          <w:divBdr>
            <w:top w:val="none" w:sz="0" w:space="0" w:color="auto"/>
            <w:left w:val="none" w:sz="0" w:space="0" w:color="auto"/>
            <w:bottom w:val="none" w:sz="0" w:space="0" w:color="auto"/>
            <w:right w:val="none" w:sz="0" w:space="0" w:color="auto"/>
          </w:divBdr>
        </w:div>
        <w:div w:id="563225445">
          <w:marLeft w:val="0"/>
          <w:marRight w:val="0"/>
          <w:marTop w:val="0"/>
          <w:marBottom w:val="0"/>
          <w:divBdr>
            <w:top w:val="none" w:sz="0" w:space="0" w:color="auto"/>
            <w:left w:val="none" w:sz="0" w:space="0" w:color="auto"/>
            <w:bottom w:val="none" w:sz="0" w:space="0" w:color="auto"/>
            <w:right w:val="none" w:sz="0" w:space="0" w:color="auto"/>
          </w:divBdr>
        </w:div>
        <w:div w:id="2124492088">
          <w:marLeft w:val="0"/>
          <w:marRight w:val="0"/>
          <w:marTop w:val="0"/>
          <w:marBottom w:val="0"/>
          <w:divBdr>
            <w:top w:val="none" w:sz="0" w:space="0" w:color="auto"/>
            <w:left w:val="none" w:sz="0" w:space="0" w:color="auto"/>
            <w:bottom w:val="none" w:sz="0" w:space="0" w:color="auto"/>
            <w:right w:val="none" w:sz="0" w:space="0" w:color="auto"/>
          </w:divBdr>
        </w:div>
        <w:div w:id="1662196976">
          <w:marLeft w:val="0"/>
          <w:marRight w:val="0"/>
          <w:marTop w:val="0"/>
          <w:marBottom w:val="0"/>
          <w:divBdr>
            <w:top w:val="none" w:sz="0" w:space="0" w:color="auto"/>
            <w:left w:val="none" w:sz="0" w:space="0" w:color="auto"/>
            <w:bottom w:val="none" w:sz="0" w:space="0" w:color="auto"/>
            <w:right w:val="none" w:sz="0" w:space="0" w:color="auto"/>
          </w:divBdr>
        </w:div>
        <w:div w:id="556935117">
          <w:marLeft w:val="0"/>
          <w:marRight w:val="0"/>
          <w:marTop w:val="0"/>
          <w:marBottom w:val="0"/>
          <w:divBdr>
            <w:top w:val="none" w:sz="0" w:space="0" w:color="auto"/>
            <w:left w:val="none" w:sz="0" w:space="0" w:color="auto"/>
            <w:bottom w:val="none" w:sz="0" w:space="0" w:color="auto"/>
            <w:right w:val="none" w:sz="0" w:space="0" w:color="auto"/>
          </w:divBdr>
        </w:div>
      </w:divsChild>
    </w:div>
    <w:div w:id="1773236597">
      <w:bodyDiv w:val="1"/>
      <w:marLeft w:val="0"/>
      <w:marRight w:val="0"/>
      <w:marTop w:val="0"/>
      <w:marBottom w:val="0"/>
      <w:divBdr>
        <w:top w:val="none" w:sz="0" w:space="0" w:color="auto"/>
        <w:left w:val="none" w:sz="0" w:space="0" w:color="auto"/>
        <w:bottom w:val="none" w:sz="0" w:space="0" w:color="auto"/>
        <w:right w:val="none" w:sz="0" w:space="0" w:color="auto"/>
      </w:divBdr>
      <w:divsChild>
        <w:div w:id="1447044685">
          <w:marLeft w:val="0"/>
          <w:marRight w:val="0"/>
          <w:marTop w:val="0"/>
          <w:marBottom w:val="0"/>
          <w:divBdr>
            <w:top w:val="none" w:sz="0" w:space="0" w:color="auto"/>
            <w:left w:val="none" w:sz="0" w:space="0" w:color="auto"/>
            <w:bottom w:val="none" w:sz="0" w:space="0" w:color="auto"/>
            <w:right w:val="none" w:sz="0" w:space="0" w:color="auto"/>
          </w:divBdr>
        </w:div>
        <w:div w:id="2088991132">
          <w:marLeft w:val="0"/>
          <w:marRight w:val="0"/>
          <w:marTop w:val="0"/>
          <w:marBottom w:val="0"/>
          <w:divBdr>
            <w:top w:val="none" w:sz="0" w:space="0" w:color="auto"/>
            <w:left w:val="none" w:sz="0" w:space="0" w:color="auto"/>
            <w:bottom w:val="none" w:sz="0" w:space="0" w:color="auto"/>
            <w:right w:val="none" w:sz="0" w:space="0" w:color="auto"/>
          </w:divBdr>
        </w:div>
        <w:div w:id="285552999">
          <w:marLeft w:val="0"/>
          <w:marRight w:val="0"/>
          <w:marTop w:val="0"/>
          <w:marBottom w:val="0"/>
          <w:divBdr>
            <w:top w:val="none" w:sz="0" w:space="0" w:color="auto"/>
            <w:left w:val="none" w:sz="0" w:space="0" w:color="auto"/>
            <w:bottom w:val="none" w:sz="0" w:space="0" w:color="auto"/>
            <w:right w:val="none" w:sz="0" w:space="0" w:color="auto"/>
          </w:divBdr>
        </w:div>
        <w:div w:id="1284121195">
          <w:marLeft w:val="0"/>
          <w:marRight w:val="0"/>
          <w:marTop w:val="0"/>
          <w:marBottom w:val="0"/>
          <w:divBdr>
            <w:top w:val="none" w:sz="0" w:space="0" w:color="auto"/>
            <w:left w:val="none" w:sz="0" w:space="0" w:color="auto"/>
            <w:bottom w:val="none" w:sz="0" w:space="0" w:color="auto"/>
            <w:right w:val="none" w:sz="0" w:space="0" w:color="auto"/>
          </w:divBdr>
        </w:div>
        <w:div w:id="1995327720">
          <w:marLeft w:val="0"/>
          <w:marRight w:val="0"/>
          <w:marTop w:val="0"/>
          <w:marBottom w:val="0"/>
          <w:divBdr>
            <w:top w:val="none" w:sz="0" w:space="0" w:color="auto"/>
            <w:left w:val="none" w:sz="0" w:space="0" w:color="auto"/>
            <w:bottom w:val="none" w:sz="0" w:space="0" w:color="auto"/>
            <w:right w:val="none" w:sz="0" w:space="0" w:color="auto"/>
          </w:divBdr>
        </w:div>
        <w:div w:id="18165403">
          <w:marLeft w:val="0"/>
          <w:marRight w:val="0"/>
          <w:marTop w:val="0"/>
          <w:marBottom w:val="0"/>
          <w:divBdr>
            <w:top w:val="none" w:sz="0" w:space="0" w:color="auto"/>
            <w:left w:val="none" w:sz="0" w:space="0" w:color="auto"/>
            <w:bottom w:val="none" w:sz="0" w:space="0" w:color="auto"/>
            <w:right w:val="none" w:sz="0" w:space="0" w:color="auto"/>
          </w:divBdr>
        </w:div>
        <w:div w:id="1980110653">
          <w:marLeft w:val="0"/>
          <w:marRight w:val="0"/>
          <w:marTop w:val="0"/>
          <w:marBottom w:val="0"/>
          <w:divBdr>
            <w:top w:val="none" w:sz="0" w:space="0" w:color="auto"/>
            <w:left w:val="none" w:sz="0" w:space="0" w:color="auto"/>
            <w:bottom w:val="none" w:sz="0" w:space="0" w:color="auto"/>
            <w:right w:val="none" w:sz="0" w:space="0" w:color="auto"/>
          </w:divBdr>
        </w:div>
        <w:div w:id="2120250159">
          <w:marLeft w:val="0"/>
          <w:marRight w:val="0"/>
          <w:marTop w:val="0"/>
          <w:marBottom w:val="0"/>
          <w:divBdr>
            <w:top w:val="none" w:sz="0" w:space="0" w:color="auto"/>
            <w:left w:val="none" w:sz="0" w:space="0" w:color="auto"/>
            <w:bottom w:val="none" w:sz="0" w:space="0" w:color="auto"/>
            <w:right w:val="none" w:sz="0" w:space="0" w:color="auto"/>
          </w:divBdr>
        </w:div>
        <w:div w:id="1785268706">
          <w:marLeft w:val="0"/>
          <w:marRight w:val="0"/>
          <w:marTop w:val="0"/>
          <w:marBottom w:val="0"/>
          <w:divBdr>
            <w:top w:val="none" w:sz="0" w:space="0" w:color="auto"/>
            <w:left w:val="none" w:sz="0" w:space="0" w:color="auto"/>
            <w:bottom w:val="none" w:sz="0" w:space="0" w:color="auto"/>
            <w:right w:val="none" w:sz="0" w:space="0" w:color="auto"/>
          </w:divBdr>
        </w:div>
        <w:div w:id="714158626">
          <w:marLeft w:val="0"/>
          <w:marRight w:val="0"/>
          <w:marTop w:val="0"/>
          <w:marBottom w:val="0"/>
          <w:divBdr>
            <w:top w:val="none" w:sz="0" w:space="0" w:color="auto"/>
            <w:left w:val="none" w:sz="0" w:space="0" w:color="auto"/>
            <w:bottom w:val="none" w:sz="0" w:space="0" w:color="auto"/>
            <w:right w:val="none" w:sz="0" w:space="0" w:color="auto"/>
          </w:divBdr>
        </w:div>
        <w:div w:id="1689482286">
          <w:marLeft w:val="0"/>
          <w:marRight w:val="0"/>
          <w:marTop w:val="0"/>
          <w:marBottom w:val="0"/>
          <w:divBdr>
            <w:top w:val="none" w:sz="0" w:space="0" w:color="auto"/>
            <w:left w:val="none" w:sz="0" w:space="0" w:color="auto"/>
            <w:bottom w:val="none" w:sz="0" w:space="0" w:color="auto"/>
            <w:right w:val="none" w:sz="0" w:space="0" w:color="auto"/>
          </w:divBdr>
        </w:div>
        <w:div w:id="969700749">
          <w:marLeft w:val="0"/>
          <w:marRight w:val="0"/>
          <w:marTop w:val="0"/>
          <w:marBottom w:val="0"/>
          <w:divBdr>
            <w:top w:val="none" w:sz="0" w:space="0" w:color="auto"/>
            <w:left w:val="none" w:sz="0" w:space="0" w:color="auto"/>
            <w:bottom w:val="none" w:sz="0" w:space="0" w:color="auto"/>
            <w:right w:val="none" w:sz="0" w:space="0" w:color="auto"/>
          </w:divBdr>
        </w:div>
        <w:div w:id="1366785641">
          <w:marLeft w:val="0"/>
          <w:marRight w:val="0"/>
          <w:marTop w:val="0"/>
          <w:marBottom w:val="0"/>
          <w:divBdr>
            <w:top w:val="none" w:sz="0" w:space="0" w:color="auto"/>
            <w:left w:val="none" w:sz="0" w:space="0" w:color="auto"/>
            <w:bottom w:val="none" w:sz="0" w:space="0" w:color="auto"/>
            <w:right w:val="none" w:sz="0" w:space="0" w:color="auto"/>
          </w:divBdr>
        </w:div>
        <w:div w:id="540094974">
          <w:marLeft w:val="0"/>
          <w:marRight w:val="0"/>
          <w:marTop w:val="0"/>
          <w:marBottom w:val="0"/>
          <w:divBdr>
            <w:top w:val="none" w:sz="0" w:space="0" w:color="auto"/>
            <w:left w:val="none" w:sz="0" w:space="0" w:color="auto"/>
            <w:bottom w:val="none" w:sz="0" w:space="0" w:color="auto"/>
            <w:right w:val="none" w:sz="0" w:space="0" w:color="auto"/>
          </w:divBdr>
        </w:div>
        <w:div w:id="1696299056">
          <w:marLeft w:val="0"/>
          <w:marRight w:val="0"/>
          <w:marTop w:val="0"/>
          <w:marBottom w:val="0"/>
          <w:divBdr>
            <w:top w:val="none" w:sz="0" w:space="0" w:color="auto"/>
            <w:left w:val="none" w:sz="0" w:space="0" w:color="auto"/>
            <w:bottom w:val="none" w:sz="0" w:space="0" w:color="auto"/>
            <w:right w:val="none" w:sz="0" w:space="0" w:color="auto"/>
          </w:divBdr>
        </w:div>
        <w:div w:id="2123650521">
          <w:marLeft w:val="0"/>
          <w:marRight w:val="0"/>
          <w:marTop w:val="0"/>
          <w:marBottom w:val="0"/>
          <w:divBdr>
            <w:top w:val="none" w:sz="0" w:space="0" w:color="auto"/>
            <w:left w:val="none" w:sz="0" w:space="0" w:color="auto"/>
            <w:bottom w:val="none" w:sz="0" w:space="0" w:color="auto"/>
            <w:right w:val="none" w:sz="0" w:space="0" w:color="auto"/>
          </w:divBdr>
        </w:div>
        <w:div w:id="2078168390">
          <w:marLeft w:val="0"/>
          <w:marRight w:val="0"/>
          <w:marTop w:val="0"/>
          <w:marBottom w:val="0"/>
          <w:divBdr>
            <w:top w:val="none" w:sz="0" w:space="0" w:color="auto"/>
            <w:left w:val="none" w:sz="0" w:space="0" w:color="auto"/>
            <w:bottom w:val="none" w:sz="0" w:space="0" w:color="auto"/>
            <w:right w:val="none" w:sz="0" w:space="0" w:color="auto"/>
          </w:divBdr>
        </w:div>
        <w:div w:id="286816384">
          <w:marLeft w:val="0"/>
          <w:marRight w:val="0"/>
          <w:marTop w:val="0"/>
          <w:marBottom w:val="0"/>
          <w:divBdr>
            <w:top w:val="none" w:sz="0" w:space="0" w:color="auto"/>
            <w:left w:val="none" w:sz="0" w:space="0" w:color="auto"/>
            <w:bottom w:val="none" w:sz="0" w:space="0" w:color="auto"/>
            <w:right w:val="none" w:sz="0" w:space="0" w:color="auto"/>
          </w:divBdr>
        </w:div>
        <w:div w:id="1896238176">
          <w:marLeft w:val="0"/>
          <w:marRight w:val="0"/>
          <w:marTop w:val="0"/>
          <w:marBottom w:val="0"/>
          <w:divBdr>
            <w:top w:val="none" w:sz="0" w:space="0" w:color="auto"/>
            <w:left w:val="none" w:sz="0" w:space="0" w:color="auto"/>
            <w:bottom w:val="none" w:sz="0" w:space="0" w:color="auto"/>
            <w:right w:val="none" w:sz="0" w:space="0" w:color="auto"/>
          </w:divBdr>
        </w:div>
        <w:div w:id="692192063">
          <w:marLeft w:val="0"/>
          <w:marRight w:val="0"/>
          <w:marTop w:val="0"/>
          <w:marBottom w:val="0"/>
          <w:divBdr>
            <w:top w:val="none" w:sz="0" w:space="0" w:color="auto"/>
            <w:left w:val="none" w:sz="0" w:space="0" w:color="auto"/>
            <w:bottom w:val="none" w:sz="0" w:space="0" w:color="auto"/>
            <w:right w:val="none" w:sz="0" w:space="0" w:color="auto"/>
          </w:divBdr>
        </w:div>
        <w:div w:id="538974289">
          <w:marLeft w:val="0"/>
          <w:marRight w:val="0"/>
          <w:marTop w:val="0"/>
          <w:marBottom w:val="0"/>
          <w:divBdr>
            <w:top w:val="none" w:sz="0" w:space="0" w:color="auto"/>
            <w:left w:val="none" w:sz="0" w:space="0" w:color="auto"/>
            <w:bottom w:val="none" w:sz="0" w:space="0" w:color="auto"/>
            <w:right w:val="none" w:sz="0" w:space="0" w:color="auto"/>
          </w:divBdr>
        </w:div>
        <w:div w:id="1688947204">
          <w:marLeft w:val="0"/>
          <w:marRight w:val="0"/>
          <w:marTop w:val="0"/>
          <w:marBottom w:val="0"/>
          <w:divBdr>
            <w:top w:val="none" w:sz="0" w:space="0" w:color="auto"/>
            <w:left w:val="none" w:sz="0" w:space="0" w:color="auto"/>
            <w:bottom w:val="none" w:sz="0" w:space="0" w:color="auto"/>
            <w:right w:val="none" w:sz="0" w:space="0" w:color="auto"/>
          </w:divBdr>
        </w:div>
        <w:div w:id="476068708">
          <w:marLeft w:val="0"/>
          <w:marRight w:val="0"/>
          <w:marTop w:val="0"/>
          <w:marBottom w:val="0"/>
          <w:divBdr>
            <w:top w:val="none" w:sz="0" w:space="0" w:color="auto"/>
            <w:left w:val="none" w:sz="0" w:space="0" w:color="auto"/>
            <w:bottom w:val="none" w:sz="0" w:space="0" w:color="auto"/>
            <w:right w:val="none" w:sz="0" w:space="0" w:color="auto"/>
          </w:divBdr>
        </w:div>
        <w:div w:id="2113622963">
          <w:marLeft w:val="0"/>
          <w:marRight w:val="0"/>
          <w:marTop w:val="0"/>
          <w:marBottom w:val="0"/>
          <w:divBdr>
            <w:top w:val="none" w:sz="0" w:space="0" w:color="auto"/>
            <w:left w:val="none" w:sz="0" w:space="0" w:color="auto"/>
            <w:bottom w:val="none" w:sz="0" w:space="0" w:color="auto"/>
            <w:right w:val="none" w:sz="0" w:space="0" w:color="auto"/>
          </w:divBdr>
        </w:div>
        <w:div w:id="422721922">
          <w:marLeft w:val="0"/>
          <w:marRight w:val="0"/>
          <w:marTop w:val="0"/>
          <w:marBottom w:val="0"/>
          <w:divBdr>
            <w:top w:val="none" w:sz="0" w:space="0" w:color="auto"/>
            <w:left w:val="none" w:sz="0" w:space="0" w:color="auto"/>
            <w:bottom w:val="none" w:sz="0" w:space="0" w:color="auto"/>
            <w:right w:val="none" w:sz="0" w:space="0" w:color="auto"/>
          </w:divBdr>
        </w:div>
        <w:div w:id="1523977284">
          <w:marLeft w:val="0"/>
          <w:marRight w:val="0"/>
          <w:marTop w:val="0"/>
          <w:marBottom w:val="0"/>
          <w:divBdr>
            <w:top w:val="none" w:sz="0" w:space="0" w:color="auto"/>
            <w:left w:val="none" w:sz="0" w:space="0" w:color="auto"/>
            <w:bottom w:val="none" w:sz="0" w:space="0" w:color="auto"/>
            <w:right w:val="none" w:sz="0" w:space="0" w:color="auto"/>
          </w:divBdr>
        </w:div>
        <w:div w:id="137769347">
          <w:marLeft w:val="0"/>
          <w:marRight w:val="0"/>
          <w:marTop w:val="0"/>
          <w:marBottom w:val="0"/>
          <w:divBdr>
            <w:top w:val="none" w:sz="0" w:space="0" w:color="auto"/>
            <w:left w:val="none" w:sz="0" w:space="0" w:color="auto"/>
            <w:bottom w:val="none" w:sz="0" w:space="0" w:color="auto"/>
            <w:right w:val="none" w:sz="0" w:space="0" w:color="auto"/>
          </w:divBdr>
        </w:div>
        <w:div w:id="160006061">
          <w:marLeft w:val="0"/>
          <w:marRight w:val="0"/>
          <w:marTop w:val="0"/>
          <w:marBottom w:val="0"/>
          <w:divBdr>
            <w:top w:val="none" w:sz="0" w:space="0" w:color="auto"/>
            <w:left w:val="none" w:sz="0" w:space="0" w:color="auto"/>
            <w:bottom w:val="none" w:sz="0" w:space="0" w:color="auto"/>
            <w:right w:val="none" w:sz="0" w:space="0" w:color="auto"/>
          </w:divBdr>
        </w:div>
        <w:div w:id="1293362418">
          <w:marLeft w:val="0"/>
          <w:marRight w:val="0"/>
          <w:marTop w:val="0"/>
          <w:marBottom w:val="0"/>
          <w:divBdr>
            <w:top w:val="none" w:sz="0" w:space="0" w:color="auto"/>
            <w:left w:val="none" w:sz="0" w:space="0" w:color="auto"/>
            <w:bottom w:val="none" w:sz="0" w:space="0" w:color="auto"/>
            <w:right w:val="none" w:sz="0" w:space="0" w:color="auto"/>
          </w:divBdr>
        </w:div>
        <w:div w:id="1994485342">
          <w:marLeft w:val="0"/>
          <w:marRight w:val="0"/>
          <w:marTop w:val="0"/>
          <w:marBottom w:val="0"/>
          <w:divBdr>
            <w:top w:val="none" w:sz="0" w:space="0" w:color="auto"/>
            <w:left w:val="none" w:sz="0" w:space="0" w:color="auto"/>
            <w:bottom w:val="none" w:sz="0" w:space="0" w:color="auto"/>
            <w:right w:val="none" w:sz="0" w:space="0" w:color="auto"/>
          </w:divBdr>
        </w:div>
        <w:div w:id="670567544">
          <w:marLeft w:val="0"/>
          <w:marRight w:val="0"/>
          <w:marTop w:val="0"/>
          <w:marBottom w:val="0"/>
          <w:divBdr>
            <w:top w:val="none" w:sz="0" w:space="0" w:color="auto"/>
            <w:left w:val="none" w:sz="0" w:space="0" w:color="auto"/>
            <w:bottom w:val="none" w:sz="0" w:space="0" w:color="auto"/>
            <w:right w:val="none" w:sz="0" w:space="0" w:color="auto"/>
          </w:divBdr>
        </w:div>
        <w:div w:id="1645231624">
          <w:marLeft w:val="0"/>
          <w:marRight w:val="0"/>
          <w:marTop w:val="0"/>
          <w:marBottom w:val="0"/>
          <w:divBdr>
            <w:top w:val="none" w:sz="0" w:space="0" w:color="auto"/>
            <w:left w:val="none" w:sz="0" w:space="0" w:color="auto"/>
            <w:bottom w:val="none" w:sz="0" w:space="0" w:color="auto"/>
            <w:right w:val="none" w:sz="0" w:space="0" w:color="auto"/>
          </w:divBdr>
        </w:div>
        <w:div w:id="1573083086">
          <w:marLeft w:val="0"/>
          <w:marRight w:val="0"/>
          <w:marTop w:val="0"/>
          <w:marBottom w:val="0"/>
          <w:divBdr>
            <w:top w:val="none" w:sz="0" w:space="0" w:color="auto"/>
            <w:left w:val="none" w:sz="0" w:space="0" w:color="auto"/>
            <w:bottom w:val="none" w:sz="0" w:space="0" w:color="auto"/>
            <w:right w:val="none" w:sz="0" w:space="0" w:color="auto"/>
          </w:divBdr>
        </w:div>
        <w:div w:id="246812986">
          <w:marLeft w:val="0"/>
          <w:marRight w:val="0"/>
          <w:marTop w:val="0"/>
          <w:marBottom w:val="0"/>
          <w:divBdr>
            <w:top w:val="none" w:sz="0" w:space="0" w:color="auto"/>
            <w:left w:val="none" w:sz="0" w:space="0" w:color="auto"/>
            <w:bottom w:val="none" w:sz="0" w:space="0" w:color="auto"/>
            <w:right w:val="none" w:sz="0" w:space="0" w:color="auto"/>
          </w:divBdr>
        </w:div>
        <w:div w:id="2105415615">
          <w:marLeft w:val="0"/>
          <w:marRight w:val="0"/>
          <w:marTop w:val="0"/>
          <w:marBottom w:val="0"/>
          <w:divBdr>
            <w:top w:val="none" w:sz="0" w:space="0" w:color="auto"/>
            <w:left w:val="none" w:sz="0" w:space="0" w:color="auto"/>
            <w:bottom w:val="none" w:sz="0" w:space="0" w:color="auto"/>
            <w:right w:val="none" w:sz="0" w:space="0" w:color="auto"/>
          </w:divBdr>
        </w:div>
        <w:div w:id="104202351">
          <w:marLeft w:val="0"/>
          <w:marRight w:val="0"/>
          <w:marTop w:val="0"/>
          <w:marBottom w:val="0"/>
          <w:divBdr>
            <w:top w:val="none" w:sz="0" w:space="0" w:color="auto"/>
            <w:left w:val="none" w:sz="0" w:space="0" w:color="auto"/>
            <w:bottom w:val="none" w:sz="0" w:space="0" w:color="auto"/>
            <w:right w:val="none" w:sz="0" w:space="0" w:color="auto"/>
          </w:divBdr>
        </w:div>
        <w:div w:id="620037237">
          <w:marLeft w:val="0"/>
          <w:marRight w:val="0"/>
          <w:marTop w:val="0"/>
          <w:marBottom w:val="0"/>
          <w:divBdr>
            <w:top w:val="none" w:sz="0" w:space="0" w:color="auto"/>
            <w:left w:val="none" w:sz="0" w:space="0" w:color="auto"/>
            <w:bottom w:val="none" w:sz="0" w:space="0" w:color="auto"/>
            <w:right w:val="none" w:sz="0" w:space="0" w:color="auto"/>
          </w:divBdr>
        </w:div>
        <w:div w:id="35936707">
          <w:marLeft w:val="0"/>
          <w:marRight w:val="0"/>
          <w:marTop w:val="0"/>
          <w:marBottom w:val="0"/>
          <w:divBdr>
            <w:top w:val="none" w:sz="0" w:space="0" w:color="auto"/>
            <w:left w:val="none" w:sz="0" w:space="0" w:color="auto"/>
            <w:bottom w:val="none" w:sz="0" w:space="0" w:color="auto"/>
            <w:right w:val="none" w:sz="0" w:space="0" w:color="auto"/>
          </w:divBdr>
        </w:div>
        <w:div w:id="788010170">
          <w:marLeft w:val="0"/>
          <w:marRight w:val="0"/>
          <w:marTop w:val="0"/>
          <w:marBottom w:val="0"/>
          <w:divBdr>
            <w:top w:val="none" w:sz="0" w:space="0" w:color="auto"/>
            <w:left w:val="none" w:sz="0" w:space="0" w:color="auto"/>
            <w:bottom w:val="none" w:sz="0" w:space="0" w:color="auto"/>
            <w:right w:val="none" w:sz="0" w:space="0" w:color="auto"/>
          </w:divBdr>
        </w:div>
        <w:div w:id="54571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7.png"/><Relationship Id="rId7" Type="http://schemas.openxmlformats.org/officeDocument/2006/relationships/endnotes" Target="endnote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3.jpeg"/><Relationship Id="rId33" Type="http://schemas.openxmlformats.org/officeDocument/2006/relationships/image" Target="media/image8.tmp"/><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gif"/><Relationship Id="rId29" Type="http://schemas.openxmlformats.org/officeDocument/2006/relationships/image" Target="media/image6.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0.tmp"/><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5.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2.gif"/><Relationship Id="rId31" Type="http://schemas.openxmlformats.org/officeDocument/2006/relationships/image" Target="media/image7.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chart" Target="charts/chart2.xml"/><Relationship Id="rId27"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image" Target="media/image9.tmp"/></Relationships>
</file>

<file path=word/charts/_rels/chart1.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yle\Dropbox\Research\Development%20and%20Diffusion\output_tables\Growth%20Rates%20-%20Select%20Countri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Sheet1!$A$2</c:f>
              <c:strCache>
                <c:ptCount val="1"/>
                <c:pt idx="0">
                  <c:v>USA</c:v>
                </c:pt>
              </c:strCache>
            </c:strRef>
          </c:tx>
          <c:spPr>
            <a:ln w="28575" cap="rnd">
              <a:solidFill>
                <a:schemeClr val="accent1"/>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Sheet1!$B$2:$BC$2</c:f>
              <c:numCache>
                <c:formatCode>General</c:formatCode>
                <c:ptCount val="54"/>
                <c:pt idx="0">
                  <c:v>2.6493984000000002E-2</c:v>
                </c:pt>
                <c:pt idx="1">
                  <c:v>1.5301800000000001E-2</c:v>
                </c:pt>
                <c:pt idx="2">
                  <c:v>1.1453659E-2</c:v>
                </c:pt>
                <c:pt idx="3">
                  <c:v>3.3748399999999998E-4</c:v>
                </c:pt>
                <c:pt idx="4">
                  <c:v>1.6278610999999998E-2</c:v>
                </c:pt>
                <c:pt idx="5">
                  <c:v>7.799322E-3</c:v>
                </c:pt>
                <c:pt idx="6">
                  <c:v>8.7769470000000002E-3</c:v>
                </c:pt>
                <c:pt idx="7">
                  <c:v>1.7422515999999999E-2</c:v>
                </c:pt>
                <c:pt idx="8">
                  <c:v>2.8636483000000001E-2</c:v>
                </c:pt>
                <c:pt idx="9">
                  <c:v>2.6073269E-2</c:v>
                </c:pt>
                <c:pt idx="10">
                  <c:v>3.4445955E-2</c:v>
                </c:pt>
                <c:pt idx="11">
                  <c:v>4.3892853000000003E-2</c:v>
                </c:pt>
                <c:pt idx="12">
                  <c:v>3.7776077999999998E-2</c:v>
                </c:pt>
                <c:pt idx="13">
                  <c:v>3.9556378000000003E-2</c:v>
                </c:pt>
                <c:pt idx="14">
                  <c:v>3.5131051000000003E-2</c:v>
                </c:pt>
                <c:pt idx="15">
                  <c:v>2.2936809999999998E-2</c:v>
                </c:pt>
                <c:pt idx="16">
                  <c:v>1.6044148000000001E-2</c:v>
                </c:pt>
                <c:pt idx="17">
                  <c:v>2.157278E-2</c:v>
                </c:pt>
                <c:pt idx="18">
                  <c:v>2.3450660000000002E-2</c:v>
                </c:pt>
                <c:pt idx="19">
                  <c:v>1.6716445999999999E-2</c:v>
                </c:pt>
                <c:pt idx="20">
                  <c:v>1.6153582999999999E-2</c:v>
                </c:pt>
                <c:pt idx="21">
                  <c:v>2.0938807E-2</c:v>
                </c:pt>
                <c:pt idx="22">
                  <c:v>1.9573001E-2</c:v>
                </c:pt>
                <c:pt idx="23">
                  <c:v>1.9407994000000001E-2</c:v>
                </c:pt>
                <c:pt idx="24">
                  <c:v>2.6435666E-2</c:v>
                </c:pt>
                <c:pt idx="25">
                  <c:v>2.6707114000000001E-2</c:v>
                </c:pt>
                <c:pt idx="26">
                  <c:v>2.1234467E-2</c:v>
                </c:pt>
                <c:pt idx="27">
                  <c:v>8.4916460000000003E-3</c:v>
                </c:pt>
                <c:pt idx="28">
                  <c:v>5.8866889999999996E-3</c:v>
                </c:pt>
                <c:pt idx="29">
                  <c:v>1.3805295E-2</c:v>
                </c:pt>
                <c:pt idx="30">
                  <c:v>2.2044714999999999E-2</c:v>
                </c:pt>
                <c:pt idx="31">
                  <c:v>2.4063836000000002E-2</c:v>
                </c:pt>
                <c:pt idx="32">
                  <c:v>3.5220552000000002E-2</c:v>
                </c:pt>
                <c:pt idx="33">
                  <c:v>3.5259927000000003E-2</c:v>
                </c:pt>
                <c:pt idx="34">
                  <c:v>2.7618782000000001E-2</c:v>
                </c:pt>
                <c:pt idx="35">
                  <c:v>2.2899503000000002E-2</c:v>
                </c:pt>
                <c:pt idx="36">
                  <c:v>1.4604779E-2</c:v>
                </c:pt>
                <c:pt idx="37">
                  <c:v>1.33814E-2</c:v>
                </c:pt>
                <c:pt idx="38">
                  <c:v>9.9399689999999999E-3</c:v>
                </c:pt>
                <c:pt idx="39">
                  <c:v>1.0643098E-2</c:v>
                </c:pt>
                <c:pt idx="40">
                  <c:v>1.2089765000000001E-2</c:v>
                </c:pt>
                <c:pt idx="41">
                  <c:v>2.0435449000000001E-2</c:v>
                </c:pt>
                <c:pt idx="42">
                  <c:v>2.2885797999999999E-2</c:v>
                </c:pt>
                <c:pt idx="43">
                  <c:v>2.6122943999999999E-2</c:v>
                </c:pt>
                <c:pt idx="44">
                  <c:v>2.7684607999999999E-2</c:v>
                </c:pt>
                <c:pt idx="45">
                  <c:v>3.1011490999999999E-2</c:v>
                </c:pt>
                <c:pt idx="46">
                  <c:v>2.6025093999999999E-2</c:v>
                </c:pt>
                <c:pt idx="47">
                  <c:v>2.1334835999999999E-2</c:v>
                </c:pt>
                <c:pt idx="48">
                  <c:v>1.8389856999999999E-2</c:v>
                </c:pt>
                <c:pt idx="49">
                  <c:v>1.6187872999999998E-2</c:v>
                </c:pt>
                <c:pt idx="50">
                  <c:v>1.4484171000000001E-2</c:v>
                </c:pt>
                <c:pt idx="51">
                  <c:v>1.7684311000000001E-2</c:v>
                </c:pt>
                <c:pt idx="52">
                  <c:v>1.7835954000000001E-2</c:v>
                </c:pt>
                <c:pt idx="53">
                  <c:v>1.1882658000000001E-2</c:v>
                </c:pt>
              </c:numCache>
            </c:numRef>
          </c:val>
          <c:smooth val="0"/>
          <c:extLst>
            <c:ext xmlns:c16="http://schemas.microsoft.com/office/drawing/2014/chart" uri="{C3380CC4-5D6E-409C-BE32-E72D297353CC}">
              <c16:uniqueId val="{00000000-7030-4F64-AA21-5C6B5C50E311}"/>
            </c:ext>
          </c:extLst>
        </c:ser>
        <c:ser>
          <c:idx val="1"/>
          <c:order val="1"/>
          <c:tx>
            <c:strRef>
              <c:f>Sheet1!$A$3</c:f>
              <c:strCache>
                <c:ptCount val="1"/>
                <c:pt idx="0">
                  <c:v>HUN</c:v>
                </c:pt>
              </c:strCache>
            </c:strRef>
          </c:tx>
          <c:spPr>
            <a:ln w="28575" cap="rnd">
              <a:solidFill>
                <a:schemeClr val="accent2"/>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Sheet1!$B$3:$BC$3</c:f>
              <c:numCache>
                <c:formatCode>General</c:formatCode>
                <c:ptCount val="54"/>
                <c:pt idx="0">
                  <c:v>4.3622893000000003E-2</c:v>
                </c:pt>
                <c:pt idx="1">
                  <c:v>1.5177802000000001E-2</c:v>
                </c:pt>
                <c:pt idx="2">
                  <c:v>2.7903115999999999E-2</c:v>
                </c:pt>
                <c:pt idx="3">
                  <c:v>3.8648334999999999E-2</c:v>
                </c:pt>
                <c:pt idx="4">
                  <c:v>4.0979606000000002E-2</c:v>
                </c:pt>
                <c:pt idx="5">
                  <c:v>3.5153424000000003E-2</c:v>
                </c:pt>
                <c:pt idx="6">
                  <c:v>5.6024553999999997E-2</c:v>
                </c:pt>
                <c:pt idx="7">
                  <c:v>4.5643287999999997E-2</c:v>
                </c:pt>
                <c:pt idx="8">
                  <c:v>4.3588051000000003E-2</c:v>
                </c:pt>
                <c:pt idx="9">
                  <c:v>4.7213247E-2</c:v>
                </c:pt>
                <c:pt idx="10">
                  <c:v>3.8583059000000003E-2</c:v>
                </c:pt>
                <c:pt idx="11">
                  <c:v>4.0139907000000002E-2</c:v>
                </c:pt>
                <c:pt idx="12">
                  <c:v>4.3161513999999998E-2</c:v>
                </c:pt>
                <c:pt idx="13">
                  <c:v>3.4339667999999997E-2</c:v>
                </c:pt>
                <c:pt idx="14">
                  <c:v>2.8995764E-2</c:v>
                </c:pt>
                <c:pt idx="15">
                  <c:v>2.6595054999999999E-2</c:v>
                </c:pt>
                <c:pt idx="16">
                  <c:v>2.4275610999999999E-2</c:v>
                </c:pt>
                <c:pt idx="17">
                  <c:v>1.7437231000000001E-2</c:v>
                </c:pt>
                <c:pt idx="18">
                  <c:v>2.5477986000000001E-2</c:v>
                </c:pt>
                <c:pt idx="19">
                  <c:v>2.4586068999999999E-2</c:v>
                </c:pt>
                <c:pt idx="20">
                  <c:v>2.9151584000000001E-2</c:v>
                </c:pt>
                <c:pt idx="21">
                  <c:v>2.0258149999999999E-2</c:v>
                </c:pt>
                <c:pt idx="22">
                  <c:v>2.8010276000000001E-2</c:v>
                </c:pt>
                <c:pt idx="23">
                  <c:v>2.2477685000000001E-2</c:v>
                </c:pt>
                <c:pt idx="24">
                  <c:v>1.8062716999999999E-2</c:v>
                </c:pt>
                <c:pt idx="25">
                  <c:v>1.6717083000000001E-2</c:v>
                </c:pt>
                <c:pt idx="26">
                  <c:v>1.8630819E-2</c:v>
                </c:pt>
                <c:pt idx="27">
                  <c:v>1.4497133000000001E-2</c:v>
                </c:pt>
                <c:pt idx="28">
                  <c:v>8.5555219999999994E-3</c:v>
                </c:pt>
                <c:pt idx="29">
                  <c:v>1.4260112E-2</c:v>
                </c:pt>
                <c:pt idx="30">
                  <c:v>7.8088480000000002E-3</c:v>
                </c:pt>
                <c:pt idx="31">
                  <c:v>1.0748488E-2</c:v>
                </c:pt>
                <c:pt idx="32">
                  <c:v>6.9254039999999996E-3</c:v>
                </c:pt>
                <c:pt idx="33">
                  <c:v>1.5036041999999999E-2</c:v>
                </c:pt>
                <c:pt idx="34">
                  <c:v>5.6964700000000004E-3</c:v>
                </c:pt>
                <c:pt idx="35">
                  <c:v>-2.9997420000000001E-3</c:v>
                </c:pt>
                <c:pt idx="36">
                  <c:v>-3.2602290999999999E-2</c:v>
                </c:pt>
                <c:pt idx="37">
                  <c:v>-4.1602141000000002E-2</c:v>
                </c:pt>
                <c:pt idx="38">
                  <c:v>-4.7707197999999999E-2</c:v>
                </c:pt>
                <c:pt idx="39">
                  <c:v>-3.8006906E-2</c:v>
                </c:pt>
                <c:pt idx="40">
                  <c:v>-2.1941076E-2</c:v>
                </c:pt>
                <c:pt idx="41">
                  <c:v>4.3997239999999998E-3</c:v>
                </c:pt>
                <c:pt idx="42">
                  <c:v>1.7216067000000002E-2</c:v>
                </c:pt>
                <c:pt idx="43">
                  <c:v>2.6091880000000001E-2</c:v>
                </c:pt>
                <c:pt idx="44">
                  <c:v>2.6504626999999999E-2</c:v>
                </c:pt>
                <c:pt idx="45">
                  <c:v>3.2155415E-2</c:v>
                </c:pt>
                <c:pt idx="46">
                  <c:v>3.9296405E-2</c:v>
                </c:pt>
                <c:pt idx="47">
                  <c:v>4.1808934999999998E-2</c:v>
                </c:pt>
                <c:pt idx="48">
                  <c:v>4.1196300999999998E-2</c:v>
                </c:pt>
                <c:pt idx="49">
                  <c:v>4.4215193999999999E-2</c:v>
                </c:pt>
                <c:pt idx="50">
                  <c:v>4.3506148000000001E-2</c:v>
                </c:pt>
                <c:pt idx="51">
                  <c:v>4.3753473000000001E-2</c:v>
                </c:pt>
                <c:pt idx="52">
                  <c:v>3.4727868000000002E-2</c:v>
                </c:pt>
                <c:pt idx="53">
                  <c:v>2.8627302E-2</c:v>
                </c:pt>
              </c:numCache>
            </c:numRef>
          </c:val>
          <c:smooth val="0"/>
          <c:extLst>
            <c:ext xmlns:c16="http://schemas.microsoft.com/office/drawing/2014/chart" uri="{C3380CC4-5D6E-409C-BE32-E72D297353CC}">
              <c16:uniqueId val="{00000001-7030-4F64-AA21-5C6B5C50E311}"/>
            </c:ext>
          </c:extLst>
        </c:ser>
        <c:ser>
          <c:idx val="2"/>
          <c:order val="2"/>
          <c:tx>
            <c:strRef>
              <c:f>Sheet1!$A$4</c:f>
              <c:strCache>
                <c:ptCount val="1"/>
                <c:pt idx="0">
                  <c:v>BGR</c:v>
                </c:pt>
              </c:strCache>
            </c:strRef>
          </c:tx>
          <c:spPr>
            <a:ln w="28575" cap="rnd">
              <a:solidFill>
                <a:schemeClr val="accent3"/>
              </a:solidFill>
              <a:round/>
            </a:ln>
            <a:effectLst/>
          </c:spPr>
          <c:marker>
            <c:symbol val="none"/>
          </c:marker>
          <c:cat>
            <c:numRef>
              <c:f>Sheet1!$B$1:$BC$1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Sheet1!$B$4:$BC$4</c:f>
              <c:numCache>
                <c:formatCode>General</c:formatCode>
                <c:ptCount val="54"/>
                <c:pt idx="0">
                  <c:v>5.4015559999999997E-2</c:v>
                </c:pt>
                <c:pt idx="1">
                  <c:v>1.3640942E-2</c:v>
                </c:pt>
                <c:pt idx="2">
                  <c:v>4.2424247999999998E-2</c:v>
                </c:pt>
                <c:pt idx="3">
                  <c:v>3.7636821000000001E-2</c:v>
                </c:pt>
                <c:pt idx="4">
                  <c:v>5.7960137000000002E-2</c:v>
                </c:pt>
                <c:pt idx="5">
                  <c:v>6.2751255000000006E-2</c:v>
                </c:pt>
                <c:pt idx="6">
                  <c:v>7.6189878000000003E-2</c:v>
                </c:pt>
                <c:pt idx="7">
                  <c:v>7.1744991999999994E-2</c:v>
                </c:pt>
                <c:pt idx="8">
                  <c:v>6.3860688999999998E-2</c:v>
                </c:pt>
                <c:pt idx="9">
                  <c:v>6.3880462999999998E-2</c:v>
                </c:pt>
                <c:pt idx="10">
                  <c:v>5.7454078999999998E-2</c:v>
                </c:pt>
                <c:pt idx="11">
                  <c:v>6.0734974999999997E-2</c:v>
                </c:pt>
                <c:pt idx="12">
                  <c:v>5.5634992000000001E-2</c:v>
                </c:pt>
                <c:pt idx="13">
                  <c:v>5.0274225999999998E-2</c:v>
                </c:pt>
                <c:pt idx="14">
                  <c:v>4.4448215999999999E-2</c:v>
                </c:pt>
                <c:pt idx="15">
                  <c:v>4.3929417999999998E-2</c:v>
                </c:pt>
                <c:pt idx="16">
                  <c:v>3.5096267E-2</c:v>
                </c:pt>
                <c:pt idx="17">
                  <c:v>3.4178806999999999E-2</c:v>
                </c:pt>
                <c:pt idx="18">
                  <c:v>3.8822836999999999E-2</c:v>
                </c:pt>
                <c:pt idx="19">
                  <c:v>3.5572489999999998E-2</c:v>
                </c:pt>
                <c:pt idx="20">
                  <c:v>4.0838626000000003E-2</c:v>
                </c:pt>
                <c:pt idx="21">
                  <c:v>4.0628085000000001E-2</c:v>
                </c:pt>
                <c:pt idx="22">
                  <c:v>2.9026817999999999E-2</c:v>
                </c:pt>
                <c:pt idx="23">
                  <c:v>2.6383007E-2</c:v>
                </c:pt>
                <c:pt idx="24">
                  <c:v>2.8975230000000001E-2</c:v>
                </c:pt>
                <c:pt idx="25">
                  <c:v>7.2012630000000003E-3</c:v>
                </c:pt>
                <c:pt idx="26">
                  <c:v>6.7488560000000001E-3</c:v>
                </c:pt>
                <c:pt idx="27">
                  <c:v>1.5584689000000001E-2</c:v>
                </c:pt>
                <c:pt idx="28">
                  <c:v>7.1358860000000001E-3</c:v>
                </c:pt>
                <c:pt idx="29">
                  <c:v>5.8687180000000002E-3</c:v>
                </c:pt>
                <c:pt idx="30">
                  <c:v>5.9547719999999997E-3</c:v>
                </c:pt>
                <c:pt idx="31">
                  <c:v>6.169697E-3</c:v>
                </c:pt>
                <c:pt idx="32">
                  <c:v>3.80615E-4</c:v>
                </c:pt>
                <c:pt idx="33">
                  <c:v>3.1257559999999999E-3</c:v>
                </c:pt>
                <c:pt idx="34">
                  <c:v>-6.7569049999999997E-3</c:v>
                </c:pt>
                <c:pt idx="35">
                  <c:v>-2.1075844999999999E-2</c:v>
                </c:pt>
                <c:pt idx="36">
                  <c:v>-4.0145541999999999E-2</c:v>
                </c:pt>
                <c:pt idx="37">
                  <c:v>-5.2091502999999997E-2</c:v>
                </c:pt>
                <c:pt idx="38">
                  <c:v>-4.8697200000000003E-2</c:v>
                </c:pt>
                <c:pt idx="39">
                  <c:v>-3.9628340999999997E-2</c:v>
                </c:pt>
                <c:pt idx="40">
                  <c:v>-1.1390258E-2</c:v>
                </c:pt>
                <c:pt idx="41">
                  <c:v>-1.3990841E-2</c:v>
                </c:pt>
                <c:pt idx="42">
                  <c:v>-1.0724839999999999E-2</c:v>
                </c:pt>
                <c:pt idx="43">
                  <c:v>-2.6616930000000001E-3</c:v>
                </c:pt>
                <c:pt idx="44">
                  <c:v>2.3126599999999998E-3</c:v>
                </c:pt>
                <c:pt idx="45">
                  <c:v>7.3818920000000001E-3</c:v>
                </c:pt>
                <c:pt idx="46">
                  <c:v>3.55947E-2</c:v>
                </c:pt>
                <c:pt idx="47">
                  <c:v>5.6742579000000001E-2</c:v>
                </c:pt>
                <c:pt idx="48">
                  <c:v>5.9317890999999998E-2</c:v>
                </c:pt>
                <c:pt idx="49">
                  <c:v>6.3837172999999997E-2</c:v>
                </c:pt>
                <c:pt idx="50">
                  <c:v>6.5005284999999996E-2</c:v>
                </c:pt>
                <c:pt idx="51">
                  <c:v>6.9458410999999998E-2</c:v>
                </c:pt>
                <c:pt idx="52">
                  <c:v>7.2797351999999996E-2</c:v>
                </c:pt>
                <c:pt idx="53">
                  <c:v>7.3891603E-2</c:v>
                </c:pt>
              </c:numCache>
            </c:numRef>
          </c:val>
          <c:smooth val="0"/>
          <c:extLst>
            <c:ext xmlns:c16="http://schemas.microsoft.com/office/drawing/2014/chart" uri="{C3380CC4-5D6E-409C-BE32-E72D297353CC}">
              <c16:uniqueId val="{00000002-7030-4F64-AA21-5C6B5C50E311}"/>
            </c:ext>
          </c:extLst>
        </c:ser>
        <c:dLbls>
          <c:showLegendKey val="0"/>
          <c:showVal val="0"/>
          <c:showCatName val="0"/>
          <c:showSerName val="0"/>
          <c:showPercent val="0"/>
          <c:showBubbleSize val="0"/>
        </c:dLbls>
        <c:smooth val="0"/>
        <c:axId val="498781888"/>
        <c:axId val="498782280"/>
      </c:lineChart>
      <c:catAx>
        <c:axId val="498781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8782280"/>
        <c:crosses val="autoZero"/>
        <c:auto val="1"/>
        <c:lblAlgn val="ctr"/>
        <c:lblOffset val="100"/>
        <c:noMultiLvlLbl val="0"/>
      </c:catAx>
      <c:valAx>
        <c:axId val="498782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87818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t>Standardized 5-year CAGRs (1950-2008)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Sheet2!$A$2</c:f>
              <c:strCache>
                <c:ptCount val="1"/>
                <c:pt idx="0">
                  <c:v>USA</c:v>
                </c:pt>
              </c:strCache>
            </c:strRef>
          </c:tx>
          <c:spPr>
            <a:ln w="28575" cap="rnd">
              <a:solidFill>
                <a:schemeClr val="accent1"/>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Sheet2!$B$2:$BC$2</c:f>
              <c:numCache>
                <c:formatCode>General</c:formatCode>
                <c:ptCount val="54"/>
                <c:pt idx="0">
                  <c:v>0.61552328460359995</c:v>
                </c:pt>
                <c:pt idx="1">
                  <c:v>-0.61542836507185605</c:v>
                </c:pt>
                <c:pt idx="2">
                  <c:v>-1.03865903320006</c:v>
                </c:pt>
                <c:pt idx="3">
                  <c:v>-2.2612509736409101</c:v>
                </c:pt>
                <c:pt idx="4">
                  <c:v>-0.50799561451386599</c:v>
                </c:pt>
                <c:pt idx="5">
                  <c:v>-1.44057452696071</c:v>
                </c:pt>
                <c:pt idx="6">
                  <c:v>-1.3330522501187601</c:v>
                </c:pt>
                <c:pt idx="7">
                  <c:v>-0.382185339519995</c:v>
                </c:pt>
                <c:pt idx="8">
                  <c:v>0.85116207310797198</c:v>
                </c:pt>
                <c:pt idx="9">
                  <c:v>0.56925172372743704</c:v>
                </c:pt>
                <c:pt idx="10">
                  <c:v>1.49010610245411</c:v>
                </c:pt>
                <c:pt idx="11">
                  <c:v>2.5291057005143101</c:v>
                </c:pt>
                <c:pt idx="12">
                  <c:v>1.85636351927929</c:v>
                </c:pt>
                <c:pt idx="13">
                  <c:v>2.0521665209023201</c:v>
                </c:pt>
                <c:pt idx="14">
                  <c:v>1.56545511846261</c:v>
                </c:pt>
                <c:pt idx="15">
                  <c:v>0.224294083628826</c:v>
                </c:pt>
                <c:pt idx="16">
                  <c:v>-0.53378259376991199</c:v>
                </c:pt>
                <c:pt idx="17">
                  <c:v>7.4273767781016006E-2</c:v>
                </c:pt>
                <c:pt idx="18">
                  <c:v>0.28080892516339501</c:v>
                </c:pt>
                <c:pt idx="19">
                  <c:v>-0.45984114211280003</c:v>
                </c:pt>
                <c:pt idx="20">
                  <c:v>-0.52174658776945404</c:v>
                </c:pt>
                <c:pt idx="21">
                  <c:v>4.5474203407222299E-3</c:v>
                </c:pt>
                <c:pt idx="22">
                  <c:v>-0.14566822558116699</c:v>
                </c:pt>
                <c:pt idx="23">
                  <c:v>-0.163816215183375</c:v>
                </c:pt>
                <c:pt idx="24">
                  <c:v>0.60910928727244695</c:v>
                </c:pt>
                <c:pt idx="25">
                  <c:v>0.638963993324554</c:v>
                </c:pt>
                <c:pt idx="26">
                  <c:v>3.7065038416251098E-2</c:v>
                </c:pt>
                <c:pt idx="27">
                  <c:v>-1.36443055274532</c:v>
                </c:pt>
                <c:pt idx="28">
                  <c:v>-1.6509319287487501</c:v>
                </c:pt>
                <c:pt idx="29">
                  <c:v>-0.78001869869195795</c:v>
                </c:pt>
                <c:pt idx="30">
                  <c:v>0.12617866559091501</c:v>
                </c:pt>
                <c:pt idx="31">
                  <c:v>0.34824795303689998</c:v>
                </c:pt>
                <c:pt idx="32">
                  <c:v>1.5752987203545701</c:v>
                </c:pt>
                <c:pt idx="33">
                  <c:v>1.5796293068787</c:v>
                </c:pt>
                <c:pt idx="34">
                  <c:v>0.73923211155387603</c:v>
                </c:pt>
                <c:pt idx="35">
                  <c:v>0.22019094225852401</c:v>
                </c:pt>
                <c:pt idx="36">
                  <c:v>-0.69208893014194794</c:v>
                </c:pt>
                <c:pt idx="37">
                  <c:v>-0.82664000598454501</c:v>
                </c:pt>
                <c:pt idx="38">
                  <c:v>-1.2051394272497999</c:v>
                </c:pt>
                <c:pt idx="39">
                  <c:v>-1.1278070851006099</c:v>
                </c:pt>
                <c:pt idx="40">
                  <c:v>-0.96869809170119903</c:v>
                </c:pt>
                <c:pt idx="41">
                  <c:v>-5.0813477985943697E-2</c:v>
                </c:pt>
                <c:pt idx="42">
                  <c:v>0.218683623190252</c:v>
                </c:pt>
                <c:pt idx="43">
                  <c:v>0.57471513669470298</c:v>
                </c:pt>
                <c:pt idx="44">
                  <c:v>0.74647186237387098</c:v>
                </c:pt>
                <c:pt idx="45">
                  <c:v>1.1123729337936401</c:v>
                </c:pt>
                <c:pt idx="46">
                  <c:v>0.56395328548489998</c:v>
                </c:pt>
                <c:pt idx="47">
                  <c:v>4.8103937180448898E-2</c:v>
                </c:pt>
                <c:pt idx="48">
                  <c:v>-0.27579412939079201</c:v>
                </c:pt>
                <c:pt idx="49">
                  <c:v>-0.51797526556215601</c:v>
                </c:pt>
                <c:pt idx="50">
                  <c:v>-0.70535377787533504</c:v>
                </c:pt>
                <c:pt idx="51">
                  <c:v>-0.35339230081309098</c:v>
                </c:pt>
                <c:pt idx="52">
                  <c:v>-0.33671412602506601</c:v>
                </c:pt>
                <c:pt idx="53">
                  <c:v>-0.99147637191079296</c:v>
                </c:pt>
              </c:numCache>
            </c:numRef>
          </c:val>
          <c:smooth val="0"/>
          <c:extLst>
            <c:ext xmlns:c16="http://schemas.microsoft.com/office/drawing/2014/chart" uri="{C3380CC4-5D6E-409C-BE32-E72D297353CC}">
              <c16:uniqueId val="{00000000-BF78-477D-92C9-711F421D448B}"/>
            </c:ext>
          </c:extLst>
        </c:ser>
        <c:ser>
          <c:idx val="1"/>
          <c:order val="1"/>
          <c:tx>
            <c:strRef>
              <c:f>Sheet2!$A$3</c:f>
              <c:strCache>
                <c:ptCount val="1"/>
                <c:pt idx="0">
                  <c:v>HUN</c:v>
                </c:pt>
              </c:strCache>
            </c:strRef>
          </c:tx>
          <c:spPr>
            <a:ln w="28575" cap="rnd">
              <a:solidFill>
                <a:schemeClr val="accent2"/>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Sheet2!$B$3:$BC$3</c:f>
              <c:numCache>
                <c:formatCode>General</c:formatCode>
                <c:ptCount val="54"/>
                <c:pt idx="0">
                  <c:v>0.95256258865627697</c:v>
                </c:pt>
                <c:pt idx="1">
                  <c:v>-0.28467097649915502</c:v>
                </c:pt>
                <c:pt idx="2">
                  <c:v>0.26882296760326801</c:v>
                </c:pt>
                <c:pt idx="3">
                  <c:v>0.73619168200625196</c:v>
                </c:pt>
                <c:pt idx="4">
                  <c:v>0.83759148876635203</c:v>
                </c:pt>
                <c:pt idx="5">
                  <c:v>0.58417876714403805</c:v>
                </c:pt>
                <c:pt idx="6">
                  <c:v>1.4919790824505501</c:v>
                </c:pt>
                <c:pt idx="7">
                  <c:v>1.04044068716094</c:v>
                </c:pt>
                <c:pt idx="8">
                  <c:v>0.95104711831107303</c:v>
                </c:pt>
                <c:pt idx="9">
                  <c:v>1.10872684489262</c:v>
                </c:pt>
                <c:pt idx="10">
                  <c:v>0.73335246949682198</c:v>
                </c:pt>
                <c:pt idx="11">
                  <c:v>0.80106835767749596</c:v>
                </c:pt>
                <c:pt idx="12">
                  <c:v>0.93249467658463503</c:v>
                </c:pt>
                <c:pt idx="13">
                  <c:v>0.54878403991160796</c:v>
                </c:pt>
                <c:pt idx="14">
                  <c:v>0.31634824289593499</c:v>
                </c:pt>
                <c:pt idx="15">
                  <c:v>0.21192819533937299</c:v>
                </c:pt>
                <c:pt idx="16">
                  <c:v>0.111042809903328</c:v>
                </c:pt>
                <c:pt idx="17">
                  <c:v>-0.18639597372677599</c:v>
                </c:pt>
                <c:pt idx="18">
                  <c:v>0.16334071634714101</c:v>
                </c:pt>
                <c:pt idx="19">
                  <c:v>0.124546337038151</c:v>
                </c:pt>
                <c:pt idx="20">
                  <c:v>0.32312571230612303</c:v>
                </c:pt>
                <c:pt idx="21">
                  <c:v>-6.3698680496647106E-2</c:v>
                </c:pt>
                <c:pt idx="22">
                  <c:v>0.27348394579602697</c:v>
                </c:pt>
                <c:pt idx="23">
                  <c:v>3.2841112645067998E-2</c:v>
                </c:pt>
                <c:pt idx="24">
                  <c:v>-0.159190145004526</c:v>
                </c:pt>
                <c:pt idx="25">
                  <c:v>-0.21771917383464501</c:v>
                </c:pt>
                <c:pt idx="26">
                  <c:v>-0.13448026227530799</c:v>
                </c:pt>
                <c:pt idx="27">
                  <c:v>-0.31427701761045901</c:v>
                </c:pt>
                <c:pt idx="28">
                  <c:v>-0.57271038174688305</c:v>
                </c:pt>
                <c:pt idx="29">
                  <c:v>-0.324586365428917</c:v>
                </c:pt>
                <c:pt idx="30">
                  <c:v>-0.60518734358992599</c:v>
                </c:pt>
                <c:pt idx="31">
                  <c:v>-0.47732622064700703</c:v>
                </c:pt>
                <c:pt idx="32">
                  <c:v>-0.64361318549477897</c:v>
                </c:pt>
                <c:pt idx="33">
                  <c:v>-0.29083689912518701</c:v>
                </c:pt>
                <c:pt idx="34">
                  <c:v>-0.69706628902539303</c:v>
                </c:pt>
                <c:pt idx="35">
                  <c:v>-1.0753124115674999</c:v>
                </c:pt>
                <c:pt idx="36">
                  <c:v>-2.3628901956202402</c:v>
                </c:pt>
                <c:pt idx="37">
                  <c:v>-2.7543432059608999</c:v>
                </c:pt>
                <c:pt idx="38">
                  <c:v>-3.0198857362198899</c:v>
                </c:pt>
                <c:pt idx="39">
                  <c:v>-2.5979666481702601</c:v>
                </c:pt>
                <c:pt idx="40">
                  <c:v>-1.8991752775228199</c:v>
                </c:pt>
                <c:pt idx="41">
                  <c:v>-0.75346890966320501</c:v>
                </c:pt>
                <c:pt idx="42">
                  <c:v>-0.19601561334065601</c:v>
                </c:pt>
                <c:pt idx="43">
                  <c:v>0.190042345188741</c:v>
                </c:pt>
                <c:pt idx="44">
                  <c:v>0.207994983917062</c:v>
                </c:pt>
                <c:pt idx="45">
                  <c:v>0.453778855136793</c:v>
                </c:pt>
                <c:pt idx="46">
                  <c:v>0.76437981318749104</c:v>
                </c:pt>
                <c:pt idx="47">
                  <c:v>0.87366357148026497</c:v>
                </c:pt>
                <c:pt idx="48">
                  <c:v>0.84701674697351903</c:v>
                </c:pt>
                <c:pt idx="49">
                  <c:v>0.97832501908320502</c:v>
                </c:pt>
                <c:pt idx="50">
                  <c:v>0.94748470605909796</c:v>
                </c:pt>
                <c:pt idx="51">
                  <c:v>0.95824223154924604</c:v>
                </c:pt>
                <c:pt idx="52">
                  <c:v>0.56566899450687902</c:v>
                </c:pt>
                <c:pt idx="53">
                  <c:v>0.30032180255569102</c:v>
                </c:pt>
              </c:numCache>
            </c:numRef>
          </c:val>
          <c:smooth val="0"/>
          <c:extLst>
            <c:ext xmlns:c16="http://schemas.microsoft.com/office/drawing/2014/chart" uri="{C3380CC4-5D6E-409C-BE32-E72D297353CC}">
              <c16:uniqueId val="{00000001-BF78-477D-92C9-711F421D448B}"/>
            </c:ext>
          </c:extLst>
        </c:ser>
        <c:ser>
          <c:idx val="2"/>
          <c:order val="2"/>
          <c:tx>
            <c:strRef>
              <c:f>Sheet2!$A$4</c:f>
              <c:strCache>
                <c:ptCount val="1"/>
                <c:pt idx="0">
                  <c:v>BGR</c:v>
                </c:pt>
              </c:strCache>
            </c:strRef>
          </c:tx>
          <c:spPr>
            <a:ln w="28575" cap="rnd">
              <a:solidFill>
                <a:schemeClr val="accent3"/>
              </a:solidFill>
              <a:round/>
            </a:ln>
            <a:effectLst/>
          </c:spPr>
          <c:marker>
            <c:symbol val="none"/>
          </c:marker>
          <c:cat>
            <c:numRef>
              <c:f>Sheet2!$B$1:$BC$1</c:f>
              <c:numCache>
                <c:formatCode>General</c:formatCode>
                <c:ptCount val="54"/>
                <c:pt idx="0">
                  <c:v>1955</c:v>
                </c:pt>
                <c:pt idx="1">
                  <c:v>1956</c:v>
                </c:pt>
                <c:pt idx="2">
                  <c:v>1957</c:v>
                </c:pt>
                <c:pt idx="3">
                  <c:v>1958</c:v>
                </c:pt>
                <c:pt idx="4">
                  <c:v>1959</c:v>
                </c:pt>
                <c:pt idx="5">
                  <c:v>1960</c:v>
                </c:pt>
                <c:pt idx="6">
                  <c:v>1961</c:v>
                </c:pt>
                <c:pt idx="7">
                  <c:v>1962</c:v>
                </c:pt>
                <c:pt idx="8">
                  <c:v>1963</c:v>
                </c:pt>
                <c:pt idx="9">
                  <c:v>1964</c:v>
                </c:pt>
                <c:pt idx="10">
                  <c:v>1965</c:v>
                </c:pt>
                <c:pt idx="11">
                  <c:v>1966</c:v>
                </c:pt>
                <c:pt idx="12">
                  <c:v>1967</c:v>
                </c:pt>
                <c:pt idx="13">
                  <c:v>1968</c:v>
                </c:pt>
                <c:pt idx="14">
                  <c:v>1969</c:v>
                </c:pt>
                <c:pt idx="15">
                  <c:v>1970</c:v>
                </c:pt>
                <c:pt idx="16">
                  <c:v>1971</c:v>
                </c:pt>
                <c:pt idx="17">
                  <c:v>1972</c:v>
                </c:pt>
                <c:pt idx="18">
                  <c:v>1973</c:v>
                </c:pt>
                <c:pt idx="19">
                  <c:v>1974</c:v>
                </c:pt>
                <c:pt idx="20">
                  <c:v>1975</c:v>
                </c:pt>
                <c:pt idx="21">
                  <c:v>1976</c:v>
                </c:pt>
                <c:pt idx="22">
                  <c:v>1977</c:v>
                </c:pt>
                <c:pt idx="23">
                  <c:v>1978</c:v>
                </c:pt>
                <c:pt idx="24">
                  <c:v>1979</c:v>
                </c:pt>
                <c:pt idx="25">
                  <c:v>1980</c:v>
                </c:pt>
                <c:pt idx="26">
                  <c:v>1981</c:v>
                </c:pt>
                <c:pt idx="27">
                  <c:v>1982</c:v>
                </c:pt>
                <c:pt idx="28">
                  <c:v>1983</c:v>
                </c:pt>
                <c:pt idx="29">
                  <c:v>1984</c:v>
                </c:pt>
                <c:pt idx="30">
                  <c:v>1985</c:v>
                </c:pt>
                <c:pt idx="31">
                  <c:v>1986</c:v>
                </c:pt>
                <c:pt idx="32">
                  <c:v>1987</c:v>
                </c:pt>
                <c:pt idx="33">
                  <c:v>1988</c:v>
                </c:pt>
                <c:pt idx="34">
                  <c:v>1989</c:v>
                </c:pt>
                <c:pt idx="35">
                  <c:v>1990</c:v>
                </c:pt>
                <c:pt idx="36">
                  <c:v>1991</c:v>
                </c:pt>
                <c:pt idx="37">
                  <c:v>1992</c:v>
                </c:pt>
                <c:pt idx="38">
                  <c:v>1993</c:v>
                </c:pt>
                <c:pt idx="39">
                  <c:v>1994</c:v>
                </c:pt>
                <c:pt idx="40">
                  <c:v>1995</c:v>
                </c:pt>
                <c:pt idx="41">
                  <c:v>1996</c:v>
                </c:pt>
                <c:pt idx="42">
                  <c:v>1997</c:v>
                </c:pt>
                <c:pt idx="43">
                  <c:v>1998</c:v>
                </c:pt>
                <c:pt idx="44">
                  <c:v>1999</c:v>
                </c:pt>
                <c:pt idx="45">
                  <c:v>2000</c:v>
                </c:pt>
                <c:pt idx="46">
                  <c:v>2001</c:v>
                </c:pt>
                <c:pt idx="47">
                  <c:v>2002</c:v>
                </c:pt>
                <c:pt idx="48">
                  <c:v>2003</c:v>
                </c:pt>
                <c:pt idx="49">
                  <c:v>2004</c:v>
                </c:pt>
                <c:pt idx="50">
                  <c:v>2005</c:v>
                </c:pt>
                <c:pt idx="51">
                  <c:v>2006</c:v>
                </c:pt>
                <c:pt idx="52">
                  <c:v>2007</c:v>
                </c:pt>
                <c:pt idx="53">
                  <c:v>2008</c:v>
                </c:pt>
              </c:numCache>
            </c:numRef>
          </c:cat>
          <c:val>
            <c:numRef>
              <c:f>Sheet2!$B$4:$BC$4</c:f>
              <c:numCache>
                <c:formatCode>General</c:formatCode>
                <c:ptCount val="54"/>
                <c:pt idx="0">
                  <c:v>0.78225640786888795</c:v>
                </c:pt>
                <c:pt idx="1">
                  <c:v>-0.40757886239876201</c:v>
                </c:pt>
                <c:pt idx="2">
                  <c:v>0.44066179894214502</c:v>
                </c:pt>
                <c:pt idx="3">
                  <c:v>0.29957688518688302</c:v>
                </c:pt>
                <c:pt idx="4">
                  <c:v>0.89850263070340697</c:v>
                </c:pt>
                <c:pt idx="5">
                  <c:v>1.03969631779697</c:v>
                </c:pt>
                <c:pt idx="6">
                  <c:v>1.43573096583327</c:v>
                </c:pt>
                <c:pt idx="7">
                  <c:v>1.3047406952846099</c:v>
                </c:pt>
                <c:pt idx="8">
                  <c:v>1.0723912080182001</c:v>
                </c:pt>
                <c:pt idx="9">
                  <c:v>1.0729739454854501</c:v>
                </c:pt>
                <c:pt idx="10">
                  <c:v>0.88358916063166304</c:v>
                </c:pt>
                <c:pt idx="11">
                  <c:v>0.98027678201993296</c:v>
                </c:pt>
                <c:pt idx="12">
                  <c:v>0.82998087950104305</c:v>
                </c:pt>
                <c:pt idx="13">
                  <c:v>0.67199973247318401</c:v>
                </c:pt>
                <c:pt idx="14">
                  <c:v>0.50030789917999896</c:v>
                </c:pt>
                <c:pt idx="15">
                  <c:v>0.48501898279831801</c:v>
                </c:pt>
                <c:pt idx="16">
                  <c:v>0.22470705594863299</c:v>
                </c:pt>
                <c:pt idx="17">
                  <c:v>0.197669617054233</c:v>
                </c:pt>
                <c:pt idx="18">
                  <c:v>0.33452863799112598</c:v>
                </c:pt>
                <c:pt idx="19">
                  <c:v>0.238741292059862</c:v>
                </c:pt>
                <c:pt idx="20">
                  <c:v>0.39393370405559203</c:v>
                </c:pt>
                <c:pt idx="21">
                  <c:v>0.38772908541034801</c:v>
                </c:pt>
                <c:pt idx="22">
                  <c:v>4.5841103797934997E-2</c:v>
                </c:pt>
                <c:pt idx="23">
                  <c:v>-3.2071697153434602E-2</c:v>
                </c:pt>
                <c:pt idx="24">
                  <c:v>4.4320811471638202E-2</c:v>
                </c:pt>
                <c:pt idx="25">
                  <c:v>-0.59735544934757001</c:v>
                </c:pt>
                <c:pt idx="26">
                  <c:v>-0.61068783072430499</c:v>
                </c:pt>
                <c:pt idx="27">
                  <c:v>-0.35029686564830498</c:v>
                </c:pt>
                <c:pt idx="28">
                  <c:v>-0.59928210189111297</c:v>
                </c:pt>
                <c:pt idx="29">
                  <c:v>-0.63662539464386503</c:v>
                </c:pt>
                <c:pt idx="30">
                  <c:v>-0.63408939332869196</c:v>
                </c:pt>
                <c:pt idx="31">
                  <c:v>-0.62775557871619803</c:v>
                </c:pt>
                <c:pt idx="32">
                  <c:v>-0.79835914816846099</c:v>
                </c:pt>
                <c:pt idx="33">
                  <c:v>-0.71746016396859003</c:v>
                </c:pt>
                <c:pt idx="34">
                  <c:v>-1.00870102776818</c:v>
                </c:pt>
                <c:pt idx="35">
                  <c:v>-1.43067851483311</c:v>
                </c:pt>
                <c:pt idx="36">
                  <c:v>-1.9926602550421999</c:v>
                </c:pt>
                <c:pt idx="37">
                  <c:v>-2.3447063285193899</c:v>
                </c:pt>
                <c:pt idx="38">
                  <c:v>-2.2446766161051399</c:v>
                </c:pt>
                <c:pt idx="39">
                  <c:v>-1.97741840206373</c:v>
                </c:pt>
                <c:pt idx="40">
                  <c:v>-1.14524539876385</c:v>
                </c:pt>
                <c:pt idx="41">
                  <c:v>-1.2218842756111401</c:v>
                </c:pt>
                <c:pt idx="42">
                  <c:v>-1.1256356081307599</c:v>
                </c:pt>
                <c:pt idx="43">
                  <c:v>-0.88801560910184796</c:v>
                </c:pt>
                <c:pt idx="44">
                  <c:v>-0.74142200798934499</c:v>
                </c:pt>
                <c:pt idx="45">
                  <c:v>-0.59203233384383502</c:v>
                </c:pt>
                <c:pt idx="46">
                  <c:v>0.23939581816219299</c:v>
                </c:pt>
                <c:pt idx="47">
                  <c:v>0.86262133884829795</c:v>
                </c:pt>
                <c:pt idx="48">
                  <c:v>0.93851548228127202</c:v>
                </c:pt>
                <c:pt idx="49">
                  <c:v>1.0716981942486199</c:v>
                </c:pt>
                <c:pt idx="50">
                  <c:v>1.10612231826691</c:v>
                </c:pt>
                <c:pt idx="51">
                  <c:v>1.23735542065182</c:v>
                </c:pt>
                <c:pt idx="52">
                  <c:v>1.33575362140118</c:v>
                </c:pt>
                <c:pt idx="53">
                  <c:v>1.3680010703882099</c:v>
                </c:pt>
              </c:numCache>
            </c:numRef>
          </c:val>
          <c:smooth val="0"/>
          <c:extLst>
            <c:ext xmlns:c16="http://schemas.microsoft.com/office/drawing/2014/chart" uri="{C3380CC4-5D6E-409C-BE32-E72D297353CC}">
              <c16:uniqueId val="{00000002-BF78-477D-92C9-711F421D448B}"/>
            </c:ext>
          </c:extLst>
        </c:ser>
        <c:dLbls>
          <c:showLegendKey val="0"/>
          <c:showVal val="0"/>
          <c:showCatName val="0"/>
          <c:showSerName val="0"/>
          <c:showPercent val="0"/>
          <c:showBubbleSize val="0"/>
        </c:dLbls>
        <c:smooth val="0"/>
        <c:axId val="495772896"/>
        <c:axId val="495773288"/>
      </c:lineChart>
      <c:catAx>
        <c:axId val="49577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5773288"/>
        <c:crosses val="autoZero"/>
        <c:auto val="1"/>
        <c:lblAlgn val="ctr"/>
        <c:lblOffset val="100"/>
        <c:noMultiLvlLbl val="0"/>
      </c:catAx>
      <c:valAx>
        <c:axId val="49577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4957728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899F85-2D01-4BBF-8D68-3384F0FBCAB9}" type="doc">
      <dgm:prSet loTypeId="urn:microsoft.com/office/officeart/2005/8/layout/process1" loCatId="process" qsTypeId="urn:microsoft.com/office/officeart/2005/8/quickstyle/simple1" qsCatId="simple" csTypeId="urn:microsoft.com/office/officeart/2005/8/colors/accent1_2" csCatId="accent1" phldr="1"/>
      <dgm:spPr/>
    </dgm:pt>
    <dgm:pt modelId="{E3F13205-490B-47D7-B827-87264D960E49}">
      <dgm:prSet phldrT="[Text]" custT="1"/>
      <dgm:spPr/>
      <dgm:t>
        <a:bodyPr/>
        <a:lstStyle/>
        <a:p>
          <a:pPr algn="ctr"/>
          <a:r>
            <a:rPr lang="en-US" sz="1200">
              <a:latin typeface="Times New Roman" panose="02020603050405020304" pitchFamily="18" charset="0"/>
              <a:cs typeface="Times New Roman" panose="02020603050405020304" pitchFamily="18" charset="0"/>
            </a:rPr>
            <a:t>Supranational factors</a:t>
          </a:r>
        </a:p>
      </dgm:t>
    </dgm:pt>
    <dgm:pt modelId="{2E72C378-5990-4C44-9653-3380B7F38DB0}" type="parTrans" cxnId="{DE4330C7-4A81-454A-A938-A34266DC3881}">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E8706FA-AE87-4501-B8FF-54ADBBDD493E}" type="sibTrans" cxnId="{DE4330C7-4A81-454A-A938-A34266DC3881}">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BF5772E7-C2B6-4D2D-A9FD-FBD03A230D8E}">
      <dgm:prSet phldrT="[Text]" custT="1"/>
      <dgm:spPr/>
      <dgm:t>
        <a:bodyPr/>
        <a:lstStyle/>
        <a:p>
          <a:pPr algn="ctr"/>
          <a:r>
            <a:rPr lang="en-US" sz="1200">
              <a:latin typeface="Times New Roman" panose="02020603050405020304" pitchFamily="18" charset="0"/>
              <a:cs typeface="Times New Roman" panose="02020603050405020304" pitchFamily="18" charset="0"/>
            </a:rPr>
            <a:t>Transnational diffusion</a:t>
          </a:r>
        </a:p>
      </dgm:t>
    </dgm:pt>
    <dgm:pt modelId="{533F56E4-3933-4B13-91F6-21DA9F936772}" type="sibTrans" cxnId="{182F0103-78E3-4737-B031-9B147AD0EAB0}">
      <dgm:prSet custT="1"/>
      <dgm:spPr/>
      <dgm:t>
        <a:bodyPr/>
        <a:lstStyle/>
        <a:p>
          <a:pPr algn="ctr"/>
          <a:endParaRPr lang="en-US" sz="1200">
            <a:latin typeface="Times New Roman" panose="02020603050405020304" pitchFamily="18" charset="0"/>
            <a:cs typeface="Times New Roman" panose="02020603050405020304" pitchFamily="18" charset="0"/>
          </a:endParaRPr>
        </a:p>
      </dgm:t>
    </dgm:pt>
    <dgm:pt modelId="{80BAD2DC-B0A8-42EB-9120-27F393663DF9}" type="parTrans" cxnId="{182F0103-78E3-4737-B031-9B147AD0EAB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DA7FC27-1C3A-46A3-81F2-6D0302B6AC24}">
      <dgm:prSet phldrT="[Text]" custT="1"/>
      <dgm:spPr/>
      <dgm:t>
        <a:bodyPr/>
        <a:lstStyle/>
        <a:p>
          <a:pPr algn="ctr"/>
          <a:r>
            <a:rPr lang="en-US" sz="1200">
              <a:latin typeface="Times New Roman" panose="02020603050405020304" pitchFamily="18" charset="0"/>
              <a:cs typeface="Times New Roman" panose="02020603050405020304" pitchFamily="18" charset="0"/>
            </a:rPr>
            <a:t>Development patterns</a:t>
          </a:r>
        </a:p>
      </dgm:t>
    </dgm:pt>
    <dgm:pt modelId="{5C4C2E0E-9757-4C50-A2AE-F240771231CC}" type="sib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A19EC71-A138-46C0-A4AA-7AC17121F740}" type="parTrans" cxnId="{1023E90C-1848-4629-8CA4-864168C7BDE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7C7D942-685A-4B4F-86FB-8F03485C90A6}" type="pres">
      <dgm:prSet presAssocID="{3A899F85-2D01-4BBF-8D68-3384F0FBCAB9}" presName="Name0" presStyleCnt="0">
        <dgm:presLayoutVars>
          <dgm:dir/>
          <dgm:resizeHandles val="exact"/>
        </dgm:presLayoutVars>
      </dgm:prSet>
      <dgm:spPr/>
    </dgm:pt>
    <dgm:pt modelId="{E0B6A4DB-8CE1-445E-9EA2-8BF49C57E077}" type="pres">
      <dgm:prSet presAssocID="{E3F13205-490B-47D7-B827-87264D960E49}" presName="node" presStyleLbl="node1" presStyleIdx="0" presStyleCnt="3">
        <dgm:presLayoutVars>
          <dgm:bulletEnabled val="1"/>
        </dgm:presLayoutVars>
      </dgm:prSet>
      <dgm:spPr/>
      <dgm:t>
        <a:bodyPr/>
        <a:lstStyle/>
        <a:p>
          <a:endParaRPr lang="en-US"/>
        </a:p>
      </dgm:t>
    </dgm:pt>
    <dgm:pt modelId="{07AFC5C4-32BC-400C-B031-A96F11C3F92A}" type="pres">
      <dgm:prSet presAssocID="{FE8706FA-AE87-4501-B8FF-54ADBBDD493E}" presName="sibTrans" presStyleLbl="sibTrans2D1" presStyleIdx="0" presStyleCnt="2"/>
      <dgm:spPr/>
      <dgm:t>
        <a:bodyPr/>
        <a:lstStyle/>
        <a:p>
          <a:endParaRPr lang="en-US"/>
        </a:p>
      </dgm:t>
    </dgm:pt>
    <dgm:pt modelId="{94E1276D-D5D1-4033-91C6-7A3AA96CF2EA}" type="pres">
      <dgm:prSet presAssocID="{FE8706FA-AE87-4501-B8FF-54ADBBDD493E}" presName="connectorText" presStyleLbl="sibTrans2D1" presStyleIdx="0" presStyleCnt="2"/>
      <dgm:spPr/>
      <dgm:t>
        <a:bodyPr/>
        <a:lstStyle/>
        <a:p>
          <a:endParaRPr lang="en-US"/>
        </a:p>
      </dgm:t>
    </dgm:pt>
    <dgm:pt modelId="{F7BC5821-7746-4069-B87E-A30B76EE9001}" type="pres">
      <dgm:prSet presAssocID="{BF5772E7-C2B6-4D2D-A9FD-FBD03A230D8E}" presName="node" presStyleLbl="node1" presStyleIdx="1" presStyleCnt="3">
        <dgm:presLayoutVars>
          <dgm:bulletEnabled val="1"/>
        </dgm:presLayoutVars>
      </dgm:prSet>
      <dgm:spPr/>
      <dgm:t>
        <a:bodyPr/>
        <a:lstStyle/>
        <a:p>
          <a:endParaRPr lang="en-US"/>
        </a:p>
      </dgm:t>
    </dgm:pt>
    <dgm:pt modelId="{13F05FE0-9F63-4FF7-9F32-E8DCD1102530}" type="pres">
      <dgm:prSet presAssocID="{533F56E4-3933-4B13-91F6-21DA9F936772}" presName="sibTrans" presStyleLbl="sibTrans2D1" presStyleIdx="1" presStyleCnt="2"/>
      <dgm:spPr/>
      <dgm:t>
        <a:bodyPr/>
        <a:lstStyle/>
        <a:p>
          <a:endParaRPr lang="en-US"/>
        </a:p>
      </dgm:t>
    </dgm:pt>
    <dgm:pt modelId="{C77A2733-1CE6-40DC-AF8D-27B8A99C483A}" type="pres">
      <dgm:prSet presAssocID="{533F56E4-3933-4B13-91F6-21DA9F936772}" presName="connectorText" presStyleLbl="sibTrans2D1" presStyleIdx="1" presStyleCnt="2"/>
      <dgm:spPr/>
      <dgm:t>
        <a:bodyPr/>
        <a:lstStyle/>
        <a:p>
          <a:endParaRPr lang="en-US"/>
        </a:p>
      </dgm:t>
    </dgm:pt>
    <dgm:pt modelId="{538AF50C-A4D7-4AA0-83AD-3E0A563A6EF5}" type="pres">
      <dgm:prSet presAssocID="{FDA7FC27-1C3A-46A3-81F2-6D0302B6AC24}" presName="node" presStyleLbl="node1" presStyleIdx="2" presStyleCnt="3">
        <dgm:presLayoutVars>
          <dgm:bulletEnabled val="1"/>
        </dgm:presLayoutVars>
      </dgm:prSet>
      <dgm:spPr/>
      <dgm:t>
        <a:bodyPr/>
        <a:lstStyle/>
        <a:p>
          <a:endParaRPr lang="en-US"/>
        </a:p>
      </dgm:t>
    </dgm:pt>
  </dgm:ptLst>
  <dgm:cxnLst>
    <dgm:cxn modelId="{74C38BDE-2966-47E9-B4A1-0DC72812B439}" type="presOf" srcId="{FDA7FC27-1C3A-46A3-81F2-6D0302B6AC24}" destId="{538AF50C-A4D7-4AA0-83AD-3E0A563A6EF5}" srcOrd="0" destOrd="0" presId="urn:microsoft.com/office/officeart/2005/8/layout/process1"/>
    <dgm:cxn modelId="{CE22EDEC-D398-4A40-819D-07571251E65C}" type="presOf" srcId="{E3F13205-490B-47D7-B827-87264D960E49}" destId="{E0B6A4DB-8CE1-445E-9EA2-8BF49C57E077}" srcOrd="0" destOrd="0" presId="urn:microsoft.com/office/officeart/2005/8/layout/process1"/>
    <dgm:cxn modelId="{DE4330C7-4A81-454A-A938-A34266DC3881}" srcId="{3A899F85-2D01-4BBF-8D68-3384F0FBCAB9}" destId="{E3F13205-490B-47D7-B827-87264D960E49}" srcOrd="0" destOrd="0" parTransId="{2E72C378-5990-4C44-9653-3380B7F38DB0}" sibTransId="{FE8706FA-AE87-4501-B8FF-54ADBBDD493E}"/>
    <dgm:cxn modelId="{946DA741-A045-4A18-8781-FFA6B17E7C52}" type="presOf" srcId="{533F56E4-3933-4B13-91F6-21DA9F936772}" destId="{C77A2733-1CE6-40DC-AF8D-27B8A99C483A}" srcOrd="1" destOrd="0" presId="urn:microsoft.com/office/officeart/2005/8/layout/process1"/>
    <dgm:cxn modelId="{CFCE13CB-BA78-4330-9E12-BE16A8694EC7}" type="presOf" srcId="{533F56E4-3933-4B13-91F6-21DA9F936772}" destId="{13F05FE0-9F63-4FF7-9F32-E8DCD1102530}" srcOrd="0" destOrd="0" presId="urn:microsoft.com/office/officeart/2005/8/layout/process1"/>
    <dgm:cxn modelId="{C9876B3C-76BE-4FFE-B3C5-1A0710522E3E}" type="presOf" srcId="{3A899F85-2D01-4BBF-8D68-3384F0FBCAB9}" destId="{67C7D942-685A-4B4F-86FB-8F03485C90A6}" srcOrd="0" destOrd="0" presId="urn:microsoft.com/office/officeart/2005/8/layout/process1"/>
    <dgm:cxn modelId="{624A8C17-48D1-4B90-A03F-45AEDE585A94}" type="presOf" srcId="{FE8706FA-AE87-4501-B8FF-54ADBBDD493E}" destId="{94E1276D-D5D1-4033-91C6-7A3AA96CF2EA}" srcOrd="1" destOrd="0" presId="urn:microsoft.com/office/officeart/2005/8/layout/process1"/>
    <dgm:cxn modelId="{1023E90C-1848-4629-8CA4-864168C7BDE2}" srcId="{3A899F85-2D01-4BBF-8D68-3384F0FBCAB9}" destId="{FDA7FC27-1C3A-46A3-81F2-6D0302B6AC24}" srcOrd="2" destOrd="0" parTransId="{EA19EC71-A138-46C0-A4AA-7AC17121F740}" sibTransId="{5C4C2E0E-9757-4C50-A2AE-F240771231CC}"/>
    <dgm:cxn modelId="{B451D7CB-71A0-49D7-BCBF-5F6674C0C5AA}" type="presOf" srcId="{FE8706FA-AE87-4501-B8FF-54ADBBDD493E}" destId="{07AFC5C4-32BC-400C-B031-A96F11C3F92A}" srcOrd="0" destOrd="0" presId="urn:microsoft.com/office/officeart/2005/8/layout/process1"/>
    <dgm:cxn modelId="{7F5EB861-1D5E-4152-A389-5BE568AD24E4}" type="presOf" srcId="{BF5772E7-C2B6-4D2D-A9FD-FBD03A230D8E}" destId="{F7BC5821-7746-4069-B87E-A30B76EE9001}" srcOrd="0" destOrd="0" presId="urn:microsoft.com/office/officeart/2005/8/layout/process1"/>
    <dgm:cxn modelId="{182F0103-78E3-4737-B031-9B147AD0EAB0}" srcId="{3A899F85-2D01-4BBF-8D68-3384F0FBCAB9}" destId="{BF5772E7-C2B6-4D2D-A9FD-FBD03A230D8E}" srcOrd="1" destOrd="0" parTransId="{80BAD2DC-B0A8-42EB-9120-27F393663DF9}" sibTransId="{533F56E4-3933-4B13-91F6-21DA9F936772}"/>
    <dgm:cxn modelId="{BF860A5F-3518-43C0-9A06-048266504CB4}" type="presParOf" srcId="{67C7D942-685A-4B4F-86FB-8F03485C90A6}" destId="{E0B6A4DB-8CE1-445E-9EA2-8BF49C57E077}" srcOrd="0" destOrd="0" presId="urn:microsoft.com/office/officeart/2005/8/layout/process1"/>
    <dgm:cxn modelId="{9956C7B2-0DA8-4308-B014-3F167229BB06}" type="presParOf" srcId="{67C7D942-685A-4B4F-86FB-8F03485C90A6}" destId="{07AFC5C4-32BC-400C-B031-A96F11C3F92A}" srcOrd="1" destOrd="0" presId="urn:microsoft.com/office/officeart/2005/8/layout/process1"/>
    <dgm:cxn modelId="{AE658CAB-8356-4BD3-8600-4AC52A22EAB6}" type="presParOf" srcId="{07AFC5C4-32BC-400C-B031-A96F11C3F92A}" destId="{94E1276D-D5D1-4033-91C6-7A3AA96CF2EA}" srcOrd="0" destOrd="0" presId="urn:microsoft.com/office/officeart/2005/8/layout/process1"/>
    <dgm:cxn modelId="{8F271375-5ECB-41AB-8C0E-D7451AD85E0C}" type="presParOf" srcId="{67C7D942-685A-4B4F-86FB-8F03485C90A6}" destId="{F7BC5821-7746-4069-B87E-A30B76EE9001}" srcOrd="2" destOrd="0" presId="urn:microsoft.com/office/officeart/2005/8/layout/process1"/>
    <dgm:cxn modelId="{C49966DA-D738-47C8-9572-0C26F0581109}" type="presParOf" srcId="{67C7D942-685A-4B4F-86FB-8F03485C90A6}" destId="{13F05FE0-9F63-4FF7-9F32-E8DCD1102530}" srcOrd="3" destOrd="0" presId="urn:microsoft.com/office/officeart/2005/8/layout/process1"/>
    <dgm:cxn modelId="{4B3744BB-EDC1-4DB0-A415-9D52BABEF6DA}" type="presParOf" srcId="{13F05FE0-9F63-4FF7-9F32-E8DCD1102530}" destId="{C77A2733-1CE6-40DC-AF8D-27B8A99C483A}" srcOrd="0" destOrd="0" presId="urn:microsoft.com/office/officeart/2005/8/layout/process1"/>
    <dgm:cxn modelId="{23930579-1B43-4AA5-8424-C1D6A424EB5E}" type="presParOf" srcId="{67C7D942-685A-4B4F-86FB-8F03485C90A6}" destId="{538AF50C-A4D7-4AA0-83AD-3E0A563A6EF5}"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B6A4DB-8CE1-445E-9EA2-8BF49C57E077}">
      <dsp:nvSpPr>
        <dsp:cNvPr id="0" name=""/>
        <dsp:cNvSpPr/>
      </dsp:nvSpPr>
      <dsp:spPr>
        <a:xfrm>
          <a:off x="4076"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Supranational factors</a:t>
          </a:r>
        </a:p>
      </dsp:txBody>
      <dsp:txXfrm>
        <a:off x="25489" y="167083"/>
        <a:ext cx="1175672" cy="688272"/>
      </dsp:txXfrm>
    </dsp:sp>
    <dsp:sp modelId="{07AFC5C4-32BC-400C-B031-A96F11C3F92A}">
      <dsp:nvSpPr>
        <dsp:cNvPr id="0" name=""/>
        <dsp:cNvSpPr/>
      </dsp:nvSpPr>
      <dsp:spPr>
        <a:xfrm>
          <a:off x="1344424"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1344424" y="420562"/>
        <a:ext cx="180825" cy="181313"/>
      </dsp:txXfrm>
    </dsp:sp>
    <dsp:sp modelId="{F7BC5821-7746-4069-B87E-A30B76EE9001}">
      <dsp:nvSpPr>
        <dsp:cNvPr id="0" name=""/>
        <dsp:cNvSpPr/>
      </dsp:nvSpPr>
      <dsp:spPr>
        <a:xfrm>
          <a:off x="1709973"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Transnational diffusion</a:t>
          </a:r>
        </a:p>
      </dsp:txBody>
      <dsp:txXfrm>
        <a:off x="1731386" y="167083"/>
        <a:ext cx="1175672" cy="688272"/>
      </dsp:txXfrm>
    </dsp:sp>
    <dsp:sp modelId="{13F05FE0-9F63-4FF7-9F32-E8DCD1102530}">
      <dsp:nvSpPr>
        <dsp:cNvPr id="0" name=""/>
        <dsp:cNvSpPr/>
      </dsp:nvSpPr>
      <dsp:spPr>
        <a:xfrm>
          <a:off x="3050321" y="360125"/>
          <a:ext cx="258321" cy="30218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latin typeface="Times New Roman" panose="02020603050405020304" pitchFamily="18" charset="0"/>
            <a:cs typeface="Times New Roman" panose="02020603050405020304" pitchFamily="18" charset="0"/>
          </a:endParaRPr>
        </a:p>
      </dsp:txBody>
      <dsp:txXfrm>
        <a:off x="3050321" y="420562"/>
        <a:ext cx="180825" cy="181313"/>
      </dsp:txXfrm>
    </dsp:sp>
    <dsp:sp modelId="{538AF50C-A4D7-4AA0-83AD-3E0A563A6EF5}">
      <dsp:nvSpPr>
        <dsp:cNvPr id="0" name=""/>
        <dsp:cNvSpPr/>
      </dsp:nvSpPr>
      <dsp:spPr>
        <a:xfrm>
          <a:off x="3415871" y="145670"/>
          <a:ext cx="1218498" cy="7310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Development patterns</a:t>
          </a:r>
        </a:p>
      </dsp:txBody>
      <dsp:txXfrm>
        <a:off x="3437284" y="167083"/>
        <a:ext cx="1175672" cy="68827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84918-6DEA-4E11-9EBC-45DAD36EC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17561</Words>
  <Characters>100102</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Chan</dc:creator>
  <cp:keywords/>
  <dc:description/>
  <cp:lastModifiedBy>Kyle Chan</cp:lastModifiedBy>
  <cp:revision>2</cp:revision>
  <cp:lastPrinted>2016-06-05T19:27:00Z</cp:lastPrinted>
  <dcterms:created xsi:type="dcterms:W3CDTF">2016-06-10T23:17:00Z</dcterms:created>
  <dcterms:modified xsi:type="dcterms:W3CDTF">2016-06-10T23:17:00Z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kyle.i.chan@gmail.com@www.mendeley.com</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